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DA9" w:rsidRDefault="00D648F0">
      <w:bookmarkStart w:id="0" w:name="_GoBack"/>
      <w:bookmarkEnd w:id="0"/>
      <w:r>
        <w:t>S</w:t>
      </w:r>
      <w:r w:rsidR="00B939A3">
        <w:t>ablefish head morphometric</w:t>
      </w:r>
      <w:r w:rsidR="008C5EB4">
        <w:t xml:space="preserve"> project</w:t>
      </w:r>
      <w:r w:rsidR="00B939A3">
        <w:t>: S</w:t>
      </w:r>
      <w:r>
        <w:t>ummary</w:t>
      </w:r>
      <w:r w:rsidR="00112A42">
        <w:t xml:space="preserve"> </w:t>
      </w:r>
      <w:r w:rsidR="004E6BC9">
        <w:t>Mar</w:t>
      </w:r>
      <w:r w:rsidR="00112A42">
        <w:t xml:space="preserve"> </w:t>
      </w:r>
      <w:r w:rsidR="004E6BC9">
        <w:t>15</w:t>
      </w:r>
      <w:r w:rsidR="00112A42">
        <w:t>, 2017</w:t>
      </w:r>
    </w:p>
    <w:p w:rsidR="00D648F0" w:rsidRDefault="00D648F0" w:rsidP="00D648F0">
      <w:pPr>
        <w:pStyle w:val="ListParagraph"/>
        <w:numPr>
          <w:ilvl w:val="0"/>
          <w:numId w:val="1"/>
        </w:numPr>
      </w:pPr>
      <w:r>
        <w:t>43</w:t>
      </w:r>
      <w:r w:rsidR="00CD760D">
        <w:t>1</w:t>
      </w:r>
      <w:r>
        <w:t xml:space="preserve"> Sablefish heads were collected on the 2016 WCVI and WCHG surveys using a trip-wide length stratified sampling protocol.</w:t>
      </w:r>
    </w:p>
    <w:p w:rsidR="004E6BC9" w:rsidRDefault="00721FCB" w:rsidP="00D648F0">
      <w:pPr>
        <w:pStyle w:val="ListParagraph"/>
        <w:numPr>
          <w:ilvl w:val="0"/>
          <w:numId w:val="1"/>
        </w:numPr>
      </w:pPr>
      <w:r>
        <w:t>W</w:t>
      </w:r>
      <w:r w:rsidR="00D648F0">
        <w:t xml:space="preserve">e have measured </w:t>
      </w:r>
      <w:r w:rsidR="004E6BC9">
        <w:t>the head dimensions</w:t>
      </w:r>
      <w:r w:rsidR="00D648F0">
        <w:t xml:space="preserve"> of </w:t>
      </w:r>
      <w:r w:rsidR="004E6BC9">
        <w:t>all 43</w:t>
      </w:r>
      <w:r w:rsidR="00CD760D">
        <w:t>1</w:t>
      </w:r>
      <w:r w:rsidR="004E6BC9">
        <w:t>. In addition, we measured (fork length and head dimensions)</w:t>
      </w:r>
      <w:r w:rsidR="00BE76EB">
        <w:t xml:space="preserve"> and recorded the sex</w:t>
      </w:r>
      <w:r w:rsidR="004E6BC9">
        <w:t xml:space="preserve"> of 7 small sablefish that were collected previously on a salmon survey. </w:t>
      </w:r>
    </w:p>
    <w:p w:rsidR="00D648F0" w:rsidRDefault="00D648F0" w:rsidP="00D648F0">
      <w:pPr>
        <w:pStyle w:val="ListParagraph"/>
        <w:numPr>
          <w:ilvl w:val="0"/>
          <w:numId w:val="1"/>
        </w:numPr>
      </w:pPr>
      <w:r>
        <w:t xml:space="preserve">The </w:t>
      </w:r>
      <w:r w:rsidR="00CD760D">
        <w:t xml:space="preserve">438 </w:t>
      </w:r>
      <w:r>
        <w:t xml:space="preserve">heads measured were from fish that </w:t>
      </w:r>
      <w:r w:rsidR="00E16478">
        <w:t>ranged from</w:t>
      </w:r>
      <w:r>
        <w:t xml:space="preserve"> </w:t>
      </w:r>
      <w:r w:rsidR="004E6BC9">
        <w:t>240-1080</w:t>
      </w:r>
      <w:r>
        <w:t xml:space="preserve"> mm fork</w:t>
      </w:r>
      <w:r w:rsidR="00E16478">
        <w:t xml:space="preserve"> </w:t>
      </w:r>
      <w:r>
        <w:t>length.</w:t>
      </w:r>
      <w:r w:rsidR="0090653C">
        <w:t xml:space="preserve"> </w:t>
      </w:r>
      <w:r w:rsidR="004E6BC9">
        <w:t>21</w:t>
      </w:r>
      <w:r w:rsidR="00CD760D">
        <w:t>2</w:t>
      </w:r>
      <w:r w:rsidR="0090653C">
        <w:t xml:space="preserve"> were </w:t>
      </w:r>
      <w:r w:rsidR="00B939A3">
        <w:t xml:space="preserve">collected on </w:t>
      </w:r>
      <w:r w:rsidR="0090653C">
        <w:t>trip 79190</w:t>
      </w:r>
      <w:r w:rsidR="00E47222">
        <w:t xml:space="preserve"> (WCVI)</w:t>
      </w:r>
      <w:r w:rsidR="0090653C">
        <w:t xml:space="preserve">, and </w:t>
      </w:r>
      <w:r w:rsidR="004E6BC9">
        <w:t>2</w:t>
      </w:r>
      <w:r w:rsidR="00CD760D">
        <w:t>19</w:t>
      </w:r>
      <w:r w:rsidR="0090653C">
        <w:t xml:space="preserve"> were from trip 80378</w:t>
      </w:r>
      <w:r w:rsidR="00E47222">
        <w:t xml:space="preserve"> (WCHG)</w:t>
      </w:r>
      <w:r w:rsidR="0090653C">
        <w:t xml:space="preserve">. </w:t>
      </w:r>
      <w:r w:rsidR="004132D8">
        <w:t xml:space="preserve"> In addition to </w:t>
      </w:r>
      <w:r w:rsidR="003D235D">
        <w:t xml:space="preserve">measuring the head dimensions as described below, we collected tissue </w:t>
      </w:r>
      <w:r w:rsidR="004132D8">
        <w:t>for DNA analysis</w:t>
      </w:r>
      <w:r w:rsidR="003D235D">
        <w:t xml:space="preserve"> (small fin clips collected in to 95% Ethanol)</w:t>
      </w:r>
      <w:r w:rsidR="004132D8">
        <w:t xml:space="preserve"> </w:t>
      </w:r>
      <w:r w:rsidR="00B939A3">
        <w:t xml:space="preserve">from the first 138 fish measured, </w:t>
      </w:r>
      <w:r w:rsidR="004132D8">
        <w:t>and otoliths from every specimen</w:t>
      </w:r>
      <w:r w:rsidR="00B939A3">
        <w:t xml:space="preserve"> (excluding the </w:t>
      </w:r>
      <w:r w:rsidR="00CD760D">
        <w:t xml:space="preserve">7 </w:t>
      </w:r>
      <w:r w:rsidR="00B939A3">
        <w:t>small sablefish collected on the salmon survey)</w:t>
      </w:r>
      <w:r w:rsidR="004132D8">
        <w:t>.</w:t>
      </w:r>
    </w:p>
    <w:p w:rsidR="00D648F0" w:rsidRDefault="00CA5969" w:rsidP="00D648F0">
      <w:pPr>
        <w:pStyle w:val="ListParagraph"/>
        <w:numPr>
          <w:ilvl w:val="0"/>
          <w:numId w:val="1"/>
        </w:numPr>
      </w:pPr>
      <w:r>
        <w:t>Table 1 – Definition of head dimensions measured and instructions</w:t>
      </w:r>
      <w:r w:rsidR="00417DB3">
        <w:t xml:space="preserve"> for positioning the calipers</w:t>
      </w:r>
      <w:r w:rsidR="00D648F0">
        <w:t>:</w:t>
      </w:r>
    </w:p>
    <w:tbl>
      <w:tblPr>
        <w:tblStyle w:val="TableGrid"/>
        <w:tblW w:w="0" w:type="auto"/>
        <w:tblInd w:w="720" w:type="dxa"/>
        <w:tblLook w:val="04A0" w:firstRow="1" w:lastRow="0" w:firstColumn="1" w:lastColumn="0" w:noHBand="0" w:noVBand="1"/>
      </w:tblPr>
      <w:tblGrid>
        <w:gridCol w:w="4334"/>
        <w:gridCol w:w="4296"/>
      </w:tblGrid>
      <w:tr w:rsidR="00D648F0" w:rsidTr="00755954">
        <w:tc>
          <w:tcPr>
            <w:tcW w:w="4788" w:type="dxa"/>
          </w:tcPr>
          <w:p w:rsidR="00D648F0" w:rsidRDefault="00D648F0" w:rsidP="00755954">
            <w:pPr>
              <w:rPr>
                <w:rFonts w:ascii="Calibri" w:hAnsi="Calibri"/>
                <w:color w:val="000000"/>
                <w:u w:val="single"/>
              </w:rPr>
            </w:pPr>
            <w:r>
              <w:rPr>
                <w:rFonts w:ascii="Calibri" w:hAnsi="Calibri"/>
                <w:color w:val="000000"/>
                <w:u w:val="single"/>
              </w:rPr>
              <w:t>MEASUREMENT</w:t>
            </w:r>
          </w:p>
        </w:tc>
        <w:tc>
          <w:tcPr>
            <w:tcW w:w="4788" w:type="dxa"/>
          </w:tcPr>
          <w:p w:rsidR="00D648F0" w:rsidRDefault="004E0DC3" w:rsidP="00417DB3">
            <w:pPr>
              <w:pStyle w:val="ListParagraph"/>
              <w:ind w:left="0"/>
            </w:pPr>
            <w:r>
              <w:t xml:space="preserve">INSTRUCTIONS FOR </w:t>
            </w:r>
            <w:r w:rsidR="00417DB3">
              <w:t>POSITIONING</w:t>
            </w:r>
            <w:r>
              <w:t xml:space="preserve"> CALIPERS</w:t>
            </w:r>
          </w:p>
        </w:tc>
      </w:tr>
      <w:tr w:rsidR="00D648F0" w:rsidTr="00755954">
        <w:tc>
          <w:tcPr>
            <w:tcW w:w="4788" w:type="dxa"/>
          </w:tcPr>
          <w:p w:rsidR="00D648F0" w:rsidRDefault="00D648F0" w:rsidP="00755954">
            <w:pPr>
              <w:rPr>
                <w:rFonts w:ascii="Calibri" w:hAnsi="Calibri"/>
                <w:color w:val="000000"/>
                <w:u w:val="single"/>
              </w:rPr>
            </w:pPr>
            <w:r>
              <w:rPr>
                <w:rFonts w:ascii="Calibri" w:hAnsi="Calibri"/>
                <w:color w:val="000000"/>
                <w:u w:val="single"/>
              </w:rPr>
              <w:t>Eye Diameter</w:t>
            </w:r>
            <w:r>
              <w:rPr>
                <w:rFonts w:ascii="Calibri" w:hAnsi="Calibri"/>
                <w:color w:val="000000"/>
              </w:rPr>
              <w:t xml:space="preserve"> (</w:t>
            </w:r>
            <w:r w:rsidR="00610ECD">
              <w:rPr>
                <w:rFonts w:ascii="Calibri" w:hAnsi="Calibri"/>
                <w:color w:val="000000"/>
              </w:rPr>
              <w:t>anterior-posterior diameter</w:t>
            </w:r>
            <w:r>
              <w:rPr>
                <w:rFonts w:ascii="Calibri" w:hAnsi="Calibri"/>
                <w:color w:val="000000"/>
              </w:rPr>
              <w:t xml:space="preserve"> of eye socket)</w:t>
            </w:r>
          </w:p>
          <w:p w:rsidR="00D648F0" w:rsidRDefault="00D648F0" w:rsidP="00755954">
            <w:pPr>
              <w:pStyle w:val="ListParagraph"/>
              <w:ind w:left="0"/>
            </w:pPr>
          </w:p>
        </w:tc>
        <w:tc>
          <w:tcPr>
            <w:tcW w:w="4788" w:type="dxa"/>
          </w:tcPr>
          <w:p w:rsidR="00D648F0" w:rsidRDefault="00D648F0" w:rsidP="004E0DC3">
            <w:pPr>
              <w:pStyle w:val="ListParagraph"/>
              <w:ind w:left="0"/>
            </w:pPr>
            <w:r>
              <w:t xml:space="preserve">Use the outward-facing points of the calipers. </w:t>
            </w:r>
            <w:r w:rsidR="004E0DC3">
              <w:t xml:space="preserve">Stretch </w:t>
            </w:r>
            <w:r>
              <w:t>them firmly against the eye socket at the vertical midpoint of the eye</w:t>
            </w:r>
          </w:p>
        </w:tc>
      </w:tr>
      <w:tr w:rsidR="00D648F0" w:rsidTr="00755954">
        <w:tc>
          <w:tcPr>
            <w:tcW w:w="4788" w:type="dxa"/>
          </w:tcPr>
          <w:p w:rsidR="00D648F0" w:rsidRDefault="00D648F0" w:rsidP="00755954">
            <w:pPr>
              <w:rPr>
                <w:rFonts w:ascii="Calibri" w:hAnsi="Calibri"/>
                <w:color w:val="000000"/>
                <w:u w:val="single"/>
              </w:rPr>
            </w:pPr>
            <w:r>
              <w:rPr>
                <w:rFonts w:ascii="Calibri" w:hAnsi="Calibri"/>
                <w:color w:val="000000"/>
                <w:u w:val="single"/>
              </w:rPr>
              <w:t xml:space="preserve">InterOrbital Distance </w:t>
            </w:r>
            <w:r>
              <w:rPr>
                <w:rFonts w:ascii="Calibri" w:hAnsi="Calibri"/>
                <w:color w:val="000000"/>
              </w:rPr>
              <w:t>(narrowest distance between eye sockets, measured on dorsal surface)</w:t>
            </w:r>
          </w:p>
          <w:p w:rsidR="00D648F0" w:rsidRDefault="00D648F0" w:rsidP="00755954">
            <w:pPr>
              <w:pStyle w:val="ListParagraph"/>
              <w:ind w:left="0"/>
            </w:pPr>
          </w:p>
        </w:tc>
        <w:tc>
          <w:tcPr>
            <w:tcW w:w="4788" w:type="dxa"/>
          </w:tcPr>
          <w:p w:rsidR="00D648F0" w:rsidRDefault="00D648F0" w:rsidP="00755954">
            <w:pPr>
              <w:pStyle w:val="ListParagraph"/>
              <w:ind w:left="0"/>
            </w:pPr>
            <w:r>
              <w:t>Measure at the horizontal midpoint of the eyes</w:t>
            </w:r>
            <w:r w:rsidR="004E0DC3">
              <w:t xml:space="preserve"> on the dorsal surface</w:t>
            </w:r>
            <w:r>
              <w:t>.</w:t>
            </w:r>
          </w:p>
        </w:tc>
      </w:tr>
      <w:tr w:rsidR="00D648F0" w:rsidTr="00755954">
        <w:tc>
          <w:tcPr>
            <w:tcW w:w="4788" w:type="dxa"/>
          </w:tcPr>
          <w:p w:rsidR="00D648F0" w:rsidRDefault="00D648F0" w:rsidP="00755954">
            <w:pPr>
              <w:rPr>
                <w:rFonts w:ascii="Calibri" w:hAnsi="Calibri"/>
                <w:color w:val="000000"/>
                <w:u w:val="single"/>
              </w:rPr>
            </w:pPr>
            <w:r>
              <w:rPr>
                <w:rFonts w:ascii="Calibri" w:hAnsi="Calibri"/>
                <w:color w:val="000000"/>
                <w:u w:val="single"/>
              </w:rPr>
              <w:t xml:space="preserve">Snout length </w:t>
            </w:r>
            <w:r>
              <w:rPr>
                <w:rFonts w:ascii="Calibri" w:hAnsi="Calibri"/>
                <w:color w:val="000000"/>
              </w:rPr>
              <w:t xml:space="preserve">(tip of snout to anterior </w:t>
            </w:r>
            <w:r w:rsidR="00610ECD">
              <w:rPr>
                <w:rFonts w:ascii="Calibri" w:hAnsi="Calibri"/>
                <w:color w:val="000000"/>
              </w:rPr>
              <w:t xml:space="preserve">inner </w:t>
            </w:r>
            <w:r>
              <w:rPr>
                <w:rFonts w:ascii="Calibri" w:hAnsi="Calibri"/>
                <w:color w:val="000000"/>
              </w:rPr>
              <w:t>edge of eye socket)</w:t>
            </w:r>
          </w:p>
          <w:p w:rsidR="00D648F0" w:rsidRDefault="00D648F0" w:rsidP="00755954">
            <w:pPr>
              <w:pStyle w:val="ListParagraph"/>
              <w:ind w:left="0"/>
            </w:pPr>
          </w:p>
        </w:tc>
        <w:tc>
          <w:tcPr>
            <w:tcW w:w="4788" w:type="dxa"/>
          </w:tcPr>
          <w:p w:rsidR="00D648F0" w:rsidRDefault="00D648F0" w:rsidP="004E0DC3">
            <w:pPr>
              <w:pStyle w:val="ListParagraph"/>
              <w:ind w:left="0"/>
            </w:pPr>
            <w:r>
              <w:t xml:space="preserve">Measure from the most forward point/centre of the snout, to the horizontal midpoint of the </w:t>
            </w:r>
            <w:r w:rsidR="004E0DC3">
              <w:t xml:space="preserve">anterior edge of the </w:t>
            </w:r>
            <w:r>
              <w:t>eye</w:t>
            </w:r>
            <w:r w:rsidR="004E0DC3">
              <w:t xml:space="preserve"> socket</w:t>
            </w:r>
          </w:p>
        </w:tc>
      </w:tr>
      <w:tr w:rsidR="00D648F0" w:rsidTr="00755954">
        <w:tc>
          <w:tcPr>
            <w:tcW w:w="4788" w:type="dxa"/>
          </w:tcPr>
          <w:p w:rsidR="00D648F0" w:rsidRDefault="00D648F0" w:rsidP="00755954">
            <w:pPr>
              <w:rPr>
                <w:rFonts w:ascii="Calibri" w:hAnsi="Calibri"/>
                <w:color w:val="000000"/>
                <w:u w:val="single"/>
              </w:rPr>
            </w:pPr>
            <w:r>
              <w:rPr>
                <w:rFonts w:ascii="Calibri" w:hAnsi="Calibri"/>
                <w:color w:val="000000"/>
                <w:u w:val="single"/>
              </w:rPr>
              <w:t xml:space="preserve">Upper jaw length </w:t>
            </w:r>
            <w:r>
              <w:rPr>
                <w:rFonts w:ascii="Calibri" w:hAnsi="Calibri"/>
                <w:color w:val="000000"/>
              </w:rPr>
              <w:t>(tip of snout to the posterior edge of the maxilla)</w:t>
            </w:r>
          </w:p>
          <w:p w:rsidR="00D648F0" w:rsidRDefault="00D648F0" w:rsidP="00755954">
            <w:pPr>
              <w:rPr>
                <w:rFonts w:ascii="Calibri" w:hAnsi="Calibri"/>
                <w:color w:val="000000"/>
                <w:u w:val="single"/>
              </w:rPr>
            </w:pPr>
          </w:p>
        </w:tc>
        <w:tc>
          <w:tcPr>
            <w:tcW w:w="4788" w:type="dxa"/>
          </w:tcPr>
          <w:p w:rsidR="00D648F0" w:rsidRDefault="00D648F0" w:rsidP="005A1804">
            <w:pPr>
              <w:pStyle w:val="ListParagraph"/>
              <w:ind w:left="0"/>
            </w:pPr>
            <w:r w:rsidRPr="00103EC6">
              <w:t>Measure from the most forward point/centre of the snout</w:t>
            </w:r>
            <w:r>
              <w:t xml:space="preserve"> to the back of the maxilla. </w:t>
            </w:r>
          </w:p>
        </w:tc>
      </w:tr>
      <w:tr w:rsidR="00D648F0" w:rsidTr="00755954">
        <w:tc>
          <w:tcPr>
            <w:tcW w:w="4788" w:type="dxa"/>
            <w:tcBorders>
              <w:bottom w:val="single" w:sz="4" w:space="0" w:color="auto"/>
            </w:tcBorders>
          </w:tcPr>
          <w:p w:rsidR="00D648F0" w:rsidRDefault="00D648F0" w:rsidP="00755954">
            <w:pPr>
              <w:rPr>
                <w:rFonts w:ascii="Calibri" w:hAnsi="Calibri"/>
                <w:color w:val="000000"/>
                <w:u w:val="single"/>
              </w:rPr>
            </w:pPr>
            <w:r w:rsidRPr="003F6B1D">
              <w:rPr>
                <w:rFonts w:ascii="Calibri" w:hAnsi="Calibri"/>
                <w:color w:val="000000"/>
                <w:u w:val="single"/>
              </w:rPr>
              <w:t xml:space="preserve">Post orbital head length </w:t>
            </w:r>
            <w:r w:rsidRPr="00C958F4">
              <w:rPr>
                <w:rFonts w:ascii="Calibri" w:hAnsi="Calibri"/>
                <w:color w:val="000000"/>
              </w:rPr>
              <w:t xml:space="preserve">(Posterior </w:t>
            </w:r>
            <w:r w:rsidR="00610ECD">
              <w:rPr>
                <w:rFonts w:ascii="Calibri" w:hAnsi="Calibri"/>
                <w:color w:val="000000"/>
              </w:rPr>
              <w:t xml:space="preserve">inner edge of </w:t>
            </w:r>
            <w:r w:rsidRPr="00C958F4">
              <w:rPr>
                <w:rFonts w:ascii="Calibri" w:hAnsi="Calibri"/>
                <w:color w:val="000000"/>
              </w:rPr>
              <w:t>orbit to dorsal insertion of opercle)</w:t>
            </w:r>
          </w:p>
        </w:tc>
        <w:tc>
          <w:tcPr>
            <w:tcW w:w="4788" w:type="dxa"/>
          </w:tcPr>
          <w:p w:rsidR="00D648F0" w:rsidRDefault="00D648F0" w:rsidP="004E0DC3">
            <w:pPr>
              <w:pStyle w:val="ListParagraph"/>
              <w:ind w:left="0"/>
            </w:pPr>
            <w:r>
              <w:t>Measure from the back of the eye</w:t>
            </w:r>
            <w:r w:rsidR="004E0DC3">
              <w:t xml:space="preserve"> socket </w:t>
            </w:r>
            <w:r>
              <w:t>(</w:t>
            </w:r>
            <w:r w:rsidR="006569EC">
              <w:t xml:space="preserve">caliper </w:t>
            </w:r>
            <w:r>
              <w:t>vertically centred), to the ‘gill cover notch’ at the dorsal insertion of the opercle.  Hold the operculum taut and measure to the bone underneath the gill cover notch rather than to the flap of skin that forms the notch itself.</w:t>
            </w:r>
          </w:p>
        </w:tc>
      </w:tr>
      <w:tr w:rsidR="00D648F0" w:rsidTr="00755954">
        <w:tc>
          <w:tcPr>
            <w:tcW w:w="4788" w:type="dxa"/>
            <w:tcBorders>
              <w:top w:val="single" w:sz="4" w:space="0" w:color="auto"/>
              <w:left w:val="single" w:sz="4" w:space="0" w:color="auto"/>
              <w:bottom w:val="single" w:sz="4" w:space="0" w:color="auto"/>
              <w:right w:val="single" w:sz="4" w:space="0" w:color="auto"/>
            </w:tcBorders>
          </w:tcPr>
          <w:p w:rsidR="00D648F0" w:rsidRDefault="00D648F0" w:rsidP="00755954">
            <w:pPr>
              <w:rPr>
                <w:rFonts w:ascii="Calibri" w:hAnsi="Calibri"/>
                <w:color w:val="000000"/>
                <w:u w:val="single"/>
              </w:rPr>
            </w:pPr>
            <w:r w:rsidRPr="003E3057">
              <w:rPr>
                <w:rFonts w:ascii="Calibri" w:hAnsi="Calibri"/>
                <w:color w:val="000000"/>
                <w:u w:val="single"/>
              </w:rPr>
              <w:t xml:space="preserve">Post orbital to preoperculum distance </w:t>
            </w:r>
            <w:r w:rsidRPr="003E3057">
              <w:rPr>
                <w:rFonts w:ascii="Calibri" w:hAnsi="Calibri"/>
                <w:color w:val="000000"/>
              </w:rPr>
              <w:t xml:space="preserve">(posterior </w:t>
            </w:r>
            <w:r w:rsidR="00610ECD">
              <w:rPr>
                <w:rFonts w:ascii="Calibri" w:hAnsi="Calibri"/>
                <w:color w:val="000000"/>
              </w:rPr>
              <w:t xml:space="preserve">inner edge of </w:t>
            </w:r>
            <w:r w:rsidRPr="003E3057">
              <w:rPr>
                <w:rFonts w:ascii="Calibri" w:hAnsi="Calibri"/>
                <w:color w:val="000000"/>
              </w:rPr>
              <w:t xml:space="preserve">orbit to </w:t>
            </w:r>
            <w:r w:rsidRPr="005A1804">
              <w:rPr>
                <w:rFonts w:ascii="Calibri" w:hAnsi="Calibri"/>
                <w:i/>
                <w:color w:val="C00000"/>
              </w:rPr>
              <w:t>visual insertion point of preopercle</w:t>
            </w:r>
            <w:r w:rsidR="00610ECD" w:rsidRPr="005A1804">
              <w:rPr>
                <w:rFonts w:ascii="Calibri" w:hAnsi="Calibri"/>
                <w:i/>
                <w:color w:val="C00000"/>
              </w:rPr>
              <w:t>)</w:t>
            </w:r>
            <w:r w:rsidR="005A1804" w:rsidRPr="005A1804">
              <w:rPr>
                <w:rFonts w:ascii="Calibri" w:hAnsi="Calibri"/>
                <w:i/>
                <w:color w:val="C00000"/>
              </w:rPr>
              <w:t>?Need to re-word?</w:t>
            </w:r>
          </w:p>
        </w:tc>
        <w:tc>
          <w:tcPr>
            <w:tcW w:w="4788" w:type="dxa"/>
            <w:tcBorders>
              <w:left w:val="single" w:sz="4" w:space="0" w:color="auto"/>
            </w:tcBorders>
          </w:tcPr>
          <w:p w:rsidR="00D648F0" w:rsidRDefault="00D648F0" w:rsidP="00755954">
            <w:pPr>
              <w:pStyle w:val="ListParagraph"/>
              <w:ind w:left="0"/>
            </w:pPr>
            <w:r>
              <w:t xml:space="preserve">Measure from the back of the eye </w:t>
            </w:r>
            <w:r w:rsidR="005B46C1">
              <w:t xml:space="preserve">socket </w:t>
            </w:r>
            <w:r>
              <w:t>(</w:t>
            </w:r>
            <w:r w:rsidR="006569EC">
              <w:t xml:space="preserve">caliper </w:t>
            </w:r>
            <w:r>
              <w:t>vertically centred), to the preopercle.  Lift the preopercle away from the fish slightly so that you can see the preopercle bone underneath the skin. Measure to the point at which you can see the preopercle bone insertion point (this will be underneath the skin and won’t necessarily be where the gill slit ends.</w:t>
            </w:r>
          </w:p>
        </w:tc>
      </w:tr>
    </w:tbl>
    <w:p w:rsidR="00D648F0" w:rsidRDefault="00D648F0" w:rsidP="00D648F0">
      <w:pPr>
        <w:pStyle w:val="ListParagraph"/>
      </w:pPr>
    </w:p>
    <w:p w:rsidR="00D648F0" w:rsidRDefault="00D648F0" w:rsidP="00D648F0">
      <w:pPr>
        <w:pStyle w:val="ListParagraph"/>
        <w:numPr>
          <w:ilvl w:val="1"/>
          <w:numId w:val="2"/>
        </w:numPr>
      </w:pPr>
      <w:r>
        <w:lastRenderedPageBreak/>
        <w:t>For all measurements except for eye diameter, use the inward-facing points of the calipers</w:t>
      </w:r>
    </w:p>
    <w:p w:rsidR="00D648F0" w:rsidRDefault="00A6298A" w:rsidP="00D648F0">
      <w:pPr>
        <w:pStyle w:val="ListParagraph"/>
        <w:numPr>
          <w:ilvl w:val="1"/>
          <w:numId w:val="2"/>
        </w:numPr>
      </w:pPr>
      <w:r>
        <w:t>H</w:t>
      </w:r>
      <w:r w:rsidR="00D648F0">
        <w:t xml:space="preserve">old the calipers </w:t>
      </w:r>
      <w:r w:rsidR="00A32AF1">
        <w:t xml:space="preserve">perpendicular </w:t>
      </w:r>
      <w:r w:rsidR="00D648F0">
        <w:t xml:space="preserve">to the </w:t>
      </w:r>
      <w:r w:rsidR="00A32AF1">
        <w:t xml:space="preserve">plane of measurement </w:t>
      </w:r>
      <w:r w:rsidR="00D648F0">
        <w:t>and press firmly against the surface of the fish</w:t>
      </w:r>
      <w:r w:rsidR="00A32AF1">
        <w:t>.  Do not press so hard that the flesh of the fish distorts.</w:t>
      </w:r>
    </w:p>
    <w:p w:rsidR="00D648F0" w:rsidRDefault="00D648F0" w:rsidP="00D648F0">
      <w:pPr>
        <w:pStyle w:val="ListParagraph"/>
        <w:numPr>
          <w:ilvl w:val="1"/>
          <w:numId w:val="2"/>
        </w:numPr>
      </w:pPr>
      <w:r>
        <w:t xml:space="preserve">Measure on the right side of the head (if that is not possible, measure on the left side). </w:t>
      </w:r>
      <w:r w:rsidR="00A6298A">
        <w:t>(</w:t>
      </w:r>
      <w:r>
        <w:t>Include a note that the measurement was taken on the left, and why)</w:t>
      </w:r>
    </w:p>
    <w:p w:rsidR="00B939A3" w:rsidRDefault="00B939A3" w:rsidP="00B939A3">
      <w:pPr>
        <w:pStyle w:val="ListParagraph"/>
        <w:ind w:left="1440"/>
      </w:pPr>
    </w:p>
    <w:p w:rsidR="00E16478" w:rsidRDefault="00E16478" w:rsidP="00AC0005">
      <w:pPr>
        <w:pStyle w:val="ListParagraph"/>
        <w:numPr>
          <w:ilvl w:val="1"/>
          <w:numId w:val="2"/>
        </w:numPr>
      </w:pPr>
      <w:r>
        <w:t xml:space="preserve">Other head dimension measurements tested but </w:t>
      </w:r>
      <w:r w:rsidR="00AC0005">
        <w:t>not used:</w:t>
      </w:r>
    </w:p>
    <w:p w:rsidR="00AC0005" w:rsidRDefault="00E16478" w:rsidP="00AC0005">
      <w:pPr>
        <w:pStyle w:val="ListParagraph"/>
        <w:numPr>
          <w:ilvl w:val="2"/>
          <w:numId w:val="2"/>
        </w:numPr>
      </w:pPr>
      <w:r>
        <w:t>Head height, but we were not confident that we could measure consistently because some heads were squished, and also it was hard to define exactly where it should be measured.</w:t>
      </w:r>
    </w:p>
    <w:p w:rsidR="00AC0005" w:rsidRDefault="00E16478" w:rsidP="00AC0005">
      <w:pPr>
        <w:pStyle w:val="ListParagraph"/>
        <w:numPr>
          <w:ilvl w:val="2"/>
          <w:numId w:val="2"/>
        </w:numPr>
      </w:pPr>
      <w:r>
        <w:t xml:space="preserve">‘Head length’ (horizontal distance from tip of snout through midline of head to posterior margin of cleithrum, measured on dorsal surface) </w:t>
      </w:r>
      <w:r w:rsidR="00285D55">
        <w:t xml:space="preserve">as described in the literature </w:t>
      </w:r>
      <w:r>
        <w:t xml:space="preserve">– we rejected this measurement because it was not clear as to where the cleithrum was located on the outside of the sablefish head. </w:t>
      </w:r>
    </w:p>
    <w:p w:rsidR="00AC0005" w:rsidRDefault="00E16478" w:rsidP="00AC0005">
      <w:pPr>
        <w:pStyle w:val="ListParagraph"/>
        <w:numPr>
          <w:ilvl w:val="2"/>
          <w:numId w:val="2"/>
        </w:numPr>
      </w:pPr>
      <w:r>
        <w:t xml:space="preserve">Pelvic or pectoral fin length – </w:t>
      </w:r>
      <w:r w:rsidR="00285D55">
        <w:t xml:space="preserve">this </w:t>
      </w:r>
      <w:r w:rsidR="00417DB3">
        <w:t xml:space="preserve">did not work very well - </w:t>
      </w:r>
      <w:r w:rsidR="00285D55">
        <w:t>it was unclear as to where the</w:t>
      </w:r>
      <w:r>
        <w:t xml:space="preserve"> measurement should </w:t>
      </w:r>
      <w:r w:rsidR="00285D55">
        <w:t>be taken</w:t>
      </w:r>
      <w:r>
        <w:t xml:space="preserve"> – the rays just get thinner and thinner until it is just membrane</w:t>
      </w:r>
      <w:r w:rsidR="00285D55">
        <w:t>.</w:t>
      </w:r>
    </w:p>
    <w:p w:rsidR="00AC0005" w:rsidRDefault="00E16478" w:rsidP="00AC0005">
      <w:pPr>
        <w:pStyle w:val="ListParagraph"/>
        <w:numPr>
          <w:ilvl w:val="2"/>
          <w:numId w:val="2"/>
        </w:numPr>
      </w:pPr>
      <w:r>
        <w:t xml:space="preserve">Posterior orbit to </w:t>
      </w:r>
      <w:r w:rsidR="00142FCC">
        <w:t>a</w:t>
      </w:r>
      <w:r>
        <w:t xml:space="preserve">nterior part of the terminus of the </w:t>
      </w:r>
      <w:r w:rsidR="00266C1F">
        <w:t>c</w:t>
      </w:r>
      <w:r w:rsidR="00285D55">
        <w:t>leithrum (</w:t>
      </w:r>
      <w:r>
        <w:t>the bone that forms the posterior portion of the gill chamber.  Tried measuring to the anterior part of the terminus (triangular, most dorsal notch) (lifted the operculum, measured to the bone underneath the pointy part of the operculum.  But it moved around a lot (maybe in an intact fish this would be a good landmark but with nothing to hold it still, it didn’t seem to work particularly well for this purpose.  The other landmarks on the head (including the part of the cleithrum under the gill cover notch) were more supported by the skull.</w:t>
      </w:r>
    </w:p>
    <w:p w:rsidR="00614A0B" w:rsidRDefault="00E16478" w:rsidP="00614A0B">
      <w:pPr>
        <w:pStyle w:val="ListParagraph"/>
        <w:numPr>
          <w:ilvl w:val="2"/>
          <w:numId w:val="2"/>
        </w:numPr>
      </w:pPr>
      <w:r>
        <w:t>Snout to the anterior terminus of the cleithrum on the ven</w:t>
      </w:r>
      <w:r w:rsidR="00AC0005">
        <w:t>tral side, but this was no good (too hard to be consistent in measuring).</w:t>
      </w:r>
    </w:p>
    <w:p w:rsidR="00CA41CA" w:rsidRDefault="00CA41CA" w:rsidP="00CA41CA">
      <w:pPr>
        <w:pStyle w:val="ListParagraph"/>
        <w:ind w:left="2160"/>
      </w:pPr>
    </w:p>
    <w:p w:rsidR="004B62E6" w:rsidRDefault="00B939A3" w:rsidP="004B62E6">
      <w:pPr>
        <w:pStyle w:val="ListParagraph"/>
        <w:numPr>
          <w:ilvl w:val="0"/>
          <w:numId w:val="1"/>
        </w:numPr>
      </w:pPr>
      <w:r>
        <w:t>After measuring 137 fish, we looked at the preliminary data (excel scatter plots showing dimension vs fork length, and the correlation coefficients</w:t>
      </w:r>
      <w:r w:rsidR="00285D55">
        <w:t>), and decided that a) we had enough tissue for the development of a genetic sex determination test (so wouldn’</w:t>
      </w:r>
      <w:r w:rsidR="00C8269F">
        <w:t xml:space="preserve">t collect any </w:t>
      </w:r>
      <w:r w:rsidR="00285D55">
        <w:t>more tissue going forward), and that b) we would drop the ‘post orbital head length measurement for the remaining fish</w:t>
      </w:r>
      <w:r w:rsidR="004B62E6">
        <w:t>, in order to save time. The reason</w:t>
      </w:r>
      <w:r w:rsidR="00D31A3D">
        <w:t xml:space="preserve"> being, it was not as easy </w:t>
      </w:r>
      <w:r w:rsidR="004B62E6">
        <w:t xml:space="preserve"> to measure (calipers </w:t>
      </w:r>
      <w:r w:rsidR="00D31A3D">
        <w:t>- did not work as well for</w:t>
      </w:r>
      <w:r w:rsidR="004B62E6">
        <w:t xml:space="preserve"> big measurements,</w:t>
      </w:r>
      <w:r w:rsidR="00D31A3D">
        <w:t xml:space="preserve"> end points were</w:t>
      </w:r>
      <w:r w:rsidR="004B62E6">
        <w:t xml:space="preserve"> not easy to define, and is not as easily repeatable as the other dimensions)</w:t>
      </w:r>
      <w:r w:rsidR="00D31A3D">
        <w:t>.  Also</w:t>
      </w:r>
      <w:r w:rsidR="004B62E6">
        <w:t xml:space="preserve"> the operculum was sometimes cut off (and therefore not measurable)</w:t>
      </w:r>
      <w:r w:rsidR="00D31A3D">
        <w:t xml:space="preserve"> and w</w:t>
      </w:r>
      <w:r w:rsidR="004B62E6">
        <w:t>e also suspect that the operculum would be cut off in commercially caught fish</w:t>
      </w:r>
      <w:r w:rsidR="00D31A3D">
        <w:t xml:space="preserve"> when they are processing</w:t>
      </w:r>
      <w:r w:rsidR="004B62E6">
        <w:t>.</w:t>
      </w:r>
    </w:p>
    <w:p w:rsidR="00AC0005" w:rsidRDefault="00285D55" w:rsidP="00CA41CA">
      <w:pPr>
        <w:pStyle w:val="ListParagraph"/>
        <w:numPr>
          <w:ilvl w:val="0"/>
          <w:numId w:val="1"/>
        </w:numPr>
      </w:pPr>
      <w:r>
        <w:t>We also flagged the ‘eye diameter’ measurement as being weak</w:t>
      </w:r>
      <w:r w:rsidR="004B62E6">
        <w:t xml:space="preserve"> (due to questionable repeatability)</w:t>
      </w:r>
      <w:r w:rsidR="00CA41CA">
        <w:t xml:space="preserve"> </w:t>
      </w:r>
      <w:r>
        <w:t xml:space="preserve">but carried on measuring this </w:t>
      </w:r>
      <w:r w:rsidR="00C8269F">
        <w:t>dimension on the remai</w:t>
      </w:r>
      <w:r w:rsidR="00EE1C20">
        <w:t xml:space="preserve">ning fish for completeness. </w:t>
      </w:r>
    </w:p>
    <w:p w:rsidR="00721FCB" w:rsidRDefault="00721FCB" w:rsidP="00721FCB">
      <w:pPr>
        <w:pStyle w:val="ListParagraph"/>
      </w:pPr>
    </w:p>
    <w:p w:rsidR="00A026CD" w:rsidRDefault="00CA5969" w:rsidP="00721FCB">
      <w:pPr>
        <w:pStyle w:val="ListParagraph"/>
        <w:numPr>
          <w:ilvl w:val="0"/>
          <w:numId w:val="1"/>
        </w:numPr>
      </w:pPr>
      <w:r>
        <w:lastRenderedPageBreak/>
        <w:t xml:space="preserve">A total of </w:t>
      </w:r>
      <w:r w:rsidR="00721FCB">
        <w:t>43</w:t>
      </w:r>
      <w:r w:rsidR="00CE7B40">
        <w:t>8</w:t>
      </w:r>
      <w:r w:rsidR="00AC0005">
        <w:t xml:space="preserve"> heads were measured bu</w:t>
      </w:r>
      <w:r w:rsidR="00A026CD">
        <w:t>t each dimension measured ha</w:t>
      </w:r>
      <w:r w:rsidR="00B939A3">
        <w:t>d</w:t>
      </w:r>
      <w:r w:rsidR="00A026CD">
        <w:t xml:space="preserve"> a slightly different sample size. Reasons for the missing measurements were noted in the sampling comments (for example, on occasion we forgot to measure a dimension, could not measure a dimensio</w:t>
      </w:r>
      <w:r w:rsidR="00CA41CA">
        <w:t xml:space="preserve">n because the fish was damaged; </w:t>
      </w:r>
      <w:r w:rsidR="00A026CD">
        <w:t>we also started measuring the ‘post orbital</w:t>
      </w:r>
      <w:r w:rsidR="003045F6">
        <w:t xml:space="preserve"> to </w:t>
      </w:r>
      <w:r w:rsidR="00A026CD">
        <w:t>preoperculum distance’ only after the first 13 fish).</w:t>
      </w:r>
      <w:r w:rsidR="00CA41CA">
        <w:t xml:space="preserve"> </w:t>
      </w:r>
      <w:r w:rsidR="00A026CD">
        <w:t>If the right side of the fish was damaged so that a measurement wasn’t possible, we measured on the left</w:t>
      </w:r>
      <w:r w:rsidR="00CA41CA">
        <w:t xml:space="preserve"> side</w:t>
      </w:r>
      <w:r w:rsidR="00A026CD">
        <w:t xml:space="preserve">. We noted this, but these measurements </w:t>
      </w:r>
      <w:r w:rsidR="00CA41CA">
        <w:t>are included in the dataset</w:t>
      </w:r>
      <w:r w:rsidR="00B939A3">
        <w:t>.</w:t>
      </w:r>
    </w:p>
    <w:p w:rsidR="008D13F3" w:rsidRDefault="008D13F3" w:rsidP="008D13F3">
      <w:pPr>
        <w:pStyle w:val="ListParagraph"/>
      </w:pPr>
    </w:p>
    <w:p w:rsidR="009733F0" w:rsidRDefault="008D13F3" w:rsidP="008D13F3">
      <w:pPr>
        <w:pStyle w:val="ListParagraph"/>
        <w:numPr>
          <w:ilvl w:val="0"/>
          <w:numId w:val="1"/>
        </w:numPr>
        <w:sectPr w:rsidR="009733F0" w:rsidSect="009733F0">
          <w:pgSz w:w="12240" w:h="15840"/>
          <w:pgMar w:top="1440" w:right="1440" w:bottom="1440" w:left="1440" w:header="708" w:footer="708" w:gutter="0"/>
          <w:cols w:space="708"/>
          <w:docGrid w:linePitch="360"/>
        </w:sectPr>
      </w:pPr>
      <w:r>
        <w:t>Each</w:t>
      </w:r>
      <w:r w:rsidR="00721FCB">
        <w:t xml:space="preserve"> measurement was ranked in terms of ‘Ease of Use’ and ‘Repeatability’ (Table 2)</w:t>
      </w:r>
      <w:r w:rsidR="004F61ED">
        <w:t xml:space="preserve">. </w:t>
      </w:r>
    </w:p>
    <w:p w:rsidR="009733F0" w:rsidRDefault="009733F0" w:rsidP="00B972C5">
      <w:pPr>
        <w:pStyle w:val="ListParagraph"/>
        <w:ind w:left="1440"/>
      </w:pPr>
    </w:p>
    <w:tbl>
      <w:tblPr>
        <w:tblStyle w:val="TableGrid"/>
        <w:tblpPr w:leftFromText="180" w:rightFromText="180" w:vertAnchor="text" w:horzAnchor="margin" w:tblpY="299"/>
        <w:tblW w:w="13291" w:type="dxa"/>
        <w:tblLayout w:type="fixed"/>
        <w:tblLook w:val="04A0" w:firstRow="1" w:lastRow="0" w:firstColumn="1" w:lastColumn="0" w:noHBand="0" w:noVBand="1"/>
      </w:tblPr>
      <w:tblGrid>
        <w:gridCol w:w="1384"/>
        <w:gridCol w:w="567"/>
        <w:gridCol w:w="709"/>
        <w:gridCol w:w="992"/>
        <w:gridCol w:w="1559"/>
        <w:gridCol w:w="8080"/>
      </w:tblGrid>
      <w:tr w:rsidR="00CC6365" w:rsidTr="002A4AE1">
        <w:tc>
          <w:tcPr>
            <w:tcW w:w="1384" w:type="dxa"/>
          </w:tcPr>
          <w:p w:rsidR="00CC6365" w:rsidRPr="009733F0" w:rsidRDefault="00CC6365" w:rsidP="005647D6">
            <w:pPr>
              <w:pStyle w:val="ListParagraph"/>
              <w:ind w:left="0"/>
              <w:rPr>
                <w:b/>
              </w:rPr>
            </w:pPr>
          </w:p>
        </w:tc>
        <w:tc>
          <w:tcPr>
            <w:tcW w:w="567" w:type="dxa"/>
          </w:tcPr>
          <w:p w:rsidR="00CC6365" w:rsidRPr="009733F0" w:rsidRDefault="00CC6365" w:rsidP="005647D6">
            <w:pPr>
              <w:pStyle w:val="ListParagraph"/>
              <w:ind w:left="0"/>
              <w:rPr>
                <w:b/>
              </w:rPr>
            </w:pPr>
            <w:r w:rsidRPr="009733F0">
              <w:rPr>
                <w:b/>
              </w:rPr>
              <w:t>n</w:t>
            </w:r>
          </w:p>
        </w:tc>
        <w:tc>
          <w:tcPr>
            <w:tcW w:w="709" w:type="dxa"/>
          </w:tcPr>
          <w:p w:rsidR="00CC6365" w:rsidRPr="009733F0" w:rsidRDefault="00CC6365" w:rsidP="005647D6">
            <w:pPr>
              <w:pStyle w:val="ListParagraph"/>
              <w:ind w:left="0"/>
              <w:rPr>
                <w:b/>
              </w:rPr>
            </w:pPr>
            <w:r w:rsidRPr="009733F0">
              <w:rPr>
                <w:b/>
              </w:rPr>
              <w:t>R</w:t>
            </w:r>
          </w:p>
        </w:tc>
        <w:tc>
          <w:tcPr>
            <w:tcW w:w="992" w:type="dxa"/>
          </w:tcPr>
          <w:p w:rsidR="00CC6365" w:rsidRPr="009733F0" w:rsidRDefault="00CC6365" w:rsidP="005647D6">
            <w:pPr>
              <w:pStyle w:val="ListParagraph"/>
              <w:ind w:left="0"/>
              <w:rPr>
                <w:b/>
              </w:rPr>
            </w:pPr>
            <w:r w:rsidRPr="009733F0">
              <w:rPr>
                <w:b/>
              </w:rPr>
              <w:t>Ease of use</w:t>
            </w:r>
          </w:p>
        </w:tc>
        <w:tc>
          <w:tcPr>
            <w:tcW w:w="1559" w:type="dxa"/>
          </w:tcPr>
          <w:p w:rsidR="00CC6365" w:rsidRPr="009733F0" w:rsidRDefault="00CC6365" w:rsidP="005647D6">
            <w:pPr>
              <w:pStyle w:val="ListParagraph"/>
              <w:ind w:left="0"/>
              <w:rPr>
                <w:b/>
              </w:rPr>
            </w:pPr>
            <w:r w:rsidRPr="009733F0">
              <w:rPr>
                <w:b/>
              </w:rPr>
              <w:t>Repeatability</w:t>
            </w:r>
          </w:p>
        </w:tc>
        <w:tc>
          <w:tcPr>
            <w:tcW w:w="8080" w:type="dxa"/>
          </w:tcPr>
          <w:p w:rsidR="00CC6365" w:rsidRPr="009733F0" w:rsidRDefault="00D03937" w:rsidP="005647D6">
            <w:pPr>
              <w:pStyle w:val="ListParagraph"/>
              <w:ind w:left="0"/>
              <w:rPr>
                <w:b/>
              </w:rPr>
            </w:pPr>
            <w:r>
              <w:rPr>
                <w:b/>
              </w:rPr>
              <w:t>Considerations</w:t>
            </w:r>
          </w:p>
        </w:tc>
      </w:tr>
      <w:tr w:rsidR="00D03937" w:rsidTr="00D03937">
        <w:trPr>
          <w:trHeight w:val="583"/>
        </w:trPr>
        <w:tc>
          <w:tcPr>
            <w:tcW w:w="1384" w:type="dxa"/>
          </w:tcPr>
          <w:p w:rsidR="00D03937" w:rsidRPr="009733F0" w:rsidRDefault="00D03937" w:rsidP="0049126B">
            <w:pPr>
              <w:pStyle w:val="ListParagraph"/>
              <w:ind w:left="0"/>
              <w:rPr>
                <w:b/>
              </w:rPr>
            </w:pPr>
            <w:r w:rsidRPr="009733F0">
              <w:rPr>
                <w:b/>
              </w:rPr>
              <w:t>Snout length</w:t>
            </w:r>
          </w:p>
        </w:tc>
        <w:tc>
          <w:tcPr>
            <w:tcW w:w="567" w:type="dxa"/>
          </w:tcPr>
          <w:p w:rsidR="00D03937" w:rsidRPr="009733F0" w:rsidRDefault="00D03937" w:rsidP="0049126B">
            <w:pPr>
              <w:pStyle w:val="ListParagraph"/>
              <w:ind w:left="0"/>
              <w:rPr>
                <w:sz w:val="20"/>
                <w:szCs w:val="20"/>
              </w:rPr>
            </w:pPr>
            <w:r w:rsidRPr="009733F0">
              <w:rPr>
                <w:sz w:val="20"/>
                <w:szCs w:val="20"/>
              </w:rPr>
              <w:t>437</w:t>
            </w:r>
          </w:p>
        </w:tc>
        <w:tc>
          <w:tcPr>
            <w:tcW w:w="709" w:type="dxa"/>
          </w:tcPr>
          <w:p w:rsidR="00D03937" w:rsidRPr="009733F0" w:rsidRDefault="00D03937" w:rsidP="0049126B">
            <w:pPr>
              <w:pStyle w:val="ListParagraph"/>
              <w:ind w:left="0"/>
              <w:rPr>
                <w:sz w:val="20"/>
                <w:szCs w:val="20"/>
              </w:rPr>
            </w:pPr>
            <w:r w:rsidRPr="009733F0">
              <w:rPr>
                <w:sz w:val="20"/>
                <w:szCs w:val="20"/>
              </w:rPr>
              <w:t>0.976</w:t>
            </w:r>
          </w:p>
        </w:tc>
        <w:tc>
          <w:tcPr>
            <w:tcW w:w="992" w:type="dxa"/>
          </w:tcPr>
          <w:p w:rsidR="00D03937" w:rsidRPr="009733F0" w:rsidRDefault="00D03937" w:rsidP="0049126B">
            <w:pPr>
              <w:pStyle w:val="ListParagraph"/>
              <w:ind w:left="0"/>
              <w:rPr>
                <w:sz w:val="20"/>
                <w:szCs w:val="20"/>
              </w:rPr>
            </w:pPr>
            <w:r w:rsidRPr="009733F0">
              <w:rPr>
                <w:sz w:val="20"/>
                <w:szCs w:val="20"/>
              </w:rPr>
              <w:t>4</w:t>
            </w:r>
          </w:p>
        </w:tc>
        <w:tc>
          <w:tcPr>
            <w:tcW w:w="1559" w:type="dxa"/>
          </w:tcPr>
          <w:p w:rsidR="00D03937" w:rsidRPr="009733F0" w:rsidRDefault="00D03937" w:rsidP="0049126B">
            <w:pPr>
              <w:pStyle w:val="ListParagraph"/>
              <w:ind w:left="0"/>
              <w:rPr>
                <w:sz w:val="20"/>
                <w:szCs w:val="20"/>
              </w:rPr>
            </w:pPr>
            <w:r w:rsidRPr="009733F0">
              <w:rPr>
                <w:sz w:val="20"/>
                <w:szCs w:val="20"/>
              </w:rPr>
              <w:t>5</w:t>
            </w:r>
          </w:p>
        </w:tc>
        <w:tc>
          <w:tcPr>
            <w:tcW w:w="8080" w:type="dxa"/>
          </w:tcPr>
          <w:p w:rsidR="00D03937" w:rsidRPr="009733F0" w:rsidRDefault="00D03937" w:rsidP="0049126B">
            <w:pPr>
              <w:pStyle w:val="ListParagraph"/>
              <w:ind w:left="0"/>
              <w:rPr>
                <w:sz w:val="20"/>
                <w:szCs w:val="20"/>
              </w:rPr>
            </w:pPr>
            <w:r w:rsidRPr="009733F0">
              <w:rPr>
                <w:sz w:val="20"/>
                <w:szCs w:val="20"/>
              </w:rPr>
              <w:t>Bony part; can measure on right or left side</w:t>
            </w:r>
          </w:p>
          <w:p w:rsidR="00D03937" w:rsidRPr="009733F0" w:rsidRDefault="00D03937" w:rsidP="0049126B">
            <w:pPr>
              <w:pStyle w:val="ListParagraph"/>
              <w:ind w:left="0"/>
              <w:rPr>
                <w:sz w:val="20"/>
                <w:szCs w:val="20"/>
              </w:rPr>
            </w:pPr>
            <w:r w:rsidRPr="009733F0">
              <w:rPr>
                <w:sz w:val="20"/>
                <w:szCs w:val="20"/>
              </w:rPr>
              <w:t>Must ensure caliper is in centre of snout</w:t>
            </w:r>
          </w:p>
        </w:tc>
      </w:tr>
      <w:tr w:rsidR="00D03937" w:rsidTr="00D03937">
        <w:trPr>
          <w:trHeight w:val="1356"/>
        </w:trPr>
        <w:tc>
          <w:tcPr>
            <w:tcW w:w="1384" w:type="dxa"/>
          </w:tcPr>
          <w:p w:rsidR="00D03937" w:rsidRPr="009733F0" w:rsidRDefault="00D03937" w:rsidP="0049126B">
            <w:pPr>
              <w:pStyle w:val="ListParagraph"/>
              <w:ind w:left="0"/>
              <w:rPr>
                <w:b/>
              </w:rPr>
            </w:pPr>
            <w:r w:rsidRPr="009733F0">
              <w:rPr>
                <w:b/>
              </w:rPr>
              <w:t>Upper jaw length</w:t>
            </w:r>
          </w:p>
        </w:tc>
        <w:tc>
          <w:tcPr>
            <w:tcW w:w="567" w:type="dxa"/>
          </w:tcPr>
          <w:p w:rsidR="00D03937" w:rsidRPr="009733F0" w:rsidRDefault="00D03937" w:rsidP="0049126B">
            <w:pPr>
              <w:pStyle w:val="ListParagraph"/>
              <w:ind w:left="0"/>
              <w:rPr>
                <w:sz w:val="20"/>
                <w:szCs w:val="20"/>
              </w:rPr>
            </w:pPr>
            <w:r w:rsidRPr="009733F0">
              <w:rPr>
                <w:sz w:val="20"/>
                <w:szCs w:val="20"/>
              </w:rPr>
              <w:t>437</w:t>
            </w:r>
          </w:p>
        </w:tc>
        <w:tc>
          <w:tcPr>
            <w:tcW w:w="709" w:type="dxa"/>
          </w:tcPr>
          <w:p w:rsidR="00D03937" w:rsidRPr="009733F0" w:rsidRDefault="00D03937" w:rsidP="0049126B">
            <w:pPr>
              <w:pStyle w:val="ListParagraph"/>
              <w:ind w:left="0"/>
              <w:rPr>
                <w:sz w:val="20"/>
                <w:szCs w:val="20"/>
              </w:rPr>
            </w:pPr>
            <w:r w:rsidRPr="009733F0">
              <w:rPr>
                <w:sz w:val="20"/>
                <w:szCs w:val="20"/>
              </w:rPr>
              <w:t>0.973</w:t>
            </w:r>
          </w:p>
        </w:tc>
        <w:tc>
          <w:tcPr>
            <w:tcW w:w="992" w:type="dxa"/>
          </w:tcPr>
          <w:p w:rsidR="00D03937" w:rsidRPr="009733F0" w:rsidRDefault="00D03937" w:rsidP="0049126B">
            <w:pPr>
              <w:pStyle w:val="ListParagraph"/>
              <w:ind w:left="0"/>
              <w:rPr>
                <w:sz w:val="20"/>
                <w:szCs w:val="20"/>
              </w:rPr>
            </w:pPr>
            <w:r w:rsidRPr="009733F0">
              <w:rPr>
                <w:sz w:val="20"/>
                <w:szCs w:val="20"/>
              </w:rPr>
              <w:t>3</w:t>
            </w:r>
          </w:p>
          <w:p w:rsidR="00D03937" w:rsidRPr="009733F0" w:rsidRDefault="00D03937" w:rsidP="0049126B">
            <w:pPr>
              <w:pStyle w:val="ListParagraph"/>
              <w:numPr>
                <w:ilvl w:val="3"/>
                <w:numId w:val="2"/>
              </w:numPr>
              <w:rPr>
                <w:sz w:val="20"/>
                <w:szCs w:val="20"/>
              </w:rPr>
            </w:pPr>
            <w:r w:rsidRPr="009733F0">
              <w:rPr>
                <w:sz w:val="20"/>
                <w:szCs w:val="20"/>
              </w:rPr>
              <w:t>b</w:t>
            </w:r>
          </w:p>
        </w:tc>
        <w:tc>
          <w:tcPr>
            <w:tcW w:w="1559" w:type="dxa"/>
          </w:tcPr>
          <w:p w:rsidR="00D03937" w:rsidRPr="009733F0" w:rsidRDefault="00D03937" w:rsidP="0049126B">
            <w:pPr>
              <w:pStyle w:val="ListParagraph"/>
              <w:ind w:left="0"/>
              <w:rPr>
                <w:sz w:val="20"/>
                <w:szCs w:val="20"/>
              </w:rPr>
            </w:pPr>
            <w:r w:rsidRPr="009733F0">
              <w:rPr>
                <w:sz w:val="20"/>
                <w:szCs w:val="20"/>
              </w:rPr>
              <w:t>4</w:t>
            </w:r>
          </w:p>
        </w:tc>
        <w:tc>
          <w:tcPr>
            <w:tcW w:w="8080" w:type="dxa"/>
          </w:tcPr>
          <w:p w:rsidR="00D03937" w:rsidRPr="009733F0" w:rsidRDefault="00D03937" w:rsidP="009733F0">
            <w:pPr>
              <w:pStyle w:val="ListParagraph"/>
              <w:ind w:left="0"/>
              <w:rPr>
                <w:sz w:val="20"/>
                <w:szCs w:val="20"/>
              </w:rPr>
            </w:pPr>
            <w:r w:rsidRPr="009733F0">
              <w:rPr>
                <w:sz w:val="20"/>
                <w:szCs w:val="20"/>
              </w:rPr>
              <w:t xml:space="preserve">Bony part; can measure on right or left side </w:t>
            </w:r>
          </w:p>
          <w:p w:rsidR="00D03937" w:rsidRDefault="00D03937" w:rsidP="0049126B">
            <w:pPr>
              <w:pStyle w:val="ListParagraph"/>
              <w:ind w:left="0"/>
              <w:rPr>
                <w:sz w:val="20"/>
                <w:szCs w:val="20"/>
              </w:rPr>
            </w:pPr>
            <w:r w:rsidRPr="009733F0">
              <w:rPr>
                <w:sz w:val="20"/>
                <w:szCs w:val="20"/>
              </w:rPr>
              <w:t>Electronic Calipers tended to malfunction when longer measurements attempted; had to use manual calipers for &gt;15cm distances; somewhat awkward</w:t>
            </w:r>
            <w:r>
              <w:rPr>
                <w:sz w:val="20"/>
                <w:szCs w:val="20"/>
              </w:rPr>
              <w:t xml:space="preserve"> to measure.</w:t>
            </w:r>
          </w:p>
          <w:p w:rsidR="00D03937" w:rsidRPr="009733F0" w:rsidRDefault="00D03937" w:rsidP="0049126B">
            <w:pPr>
              <w:pStyle w:val="ListParagraph"/>
              <w:ind w:left="0"/>
              <w:rPr>
                <w:sz w:val="20"/>
                <w:szCs w:val="20"/>
              </w:rPr>
            </w:pPr>
            <w:r>
              <w:rPr>
                <w:sz w:val="20"/>
                <w:szCs w:val="20"/>
              </w:rPr>
              <w:t xml:space="preserve">The end of the maxilla can be hard to define. </w:t>
            </w:r>
          </w:p>
          <w:p w:rsidR="00D03937" w:rsidRPr="009733F0" w:rsidRDefault="00D03937" w:rsidP="0049126B">
            <w:pPr>
              <w:pStyle w:val="ListParagraph"/>
              <w:ind w:left="0"/>
              <w:rPr>
                <w:sz w:val="20"/>
                <w:szCs w:val="20"/>
              </w:rPr>
            </w:pPr>
            <w:r>
              <w:rPr>
                <w:sz w:val="20"/>
                <w:szCs w:val="20"/>
              </w:rPr>
              <w:t>Must ensure caliper is in center of snout</w:t>
            </w:r>
          </w:p>
        </w:tc>
      </w:tr>
      <w:tr w:rsidR="00D03937" w:rsidTr="002A6E6E">
        <w:tc>
          <w:tcPr>
            <w:tcW w:w="1384" w:type="dxa"/>
          </w:tcPr>
          <w:p w:rsidR="00D03937" w:rsidRPr="009733F0" w:rsidRDefault="00D03937" w:rsidP="0049126B">
            <w:pPr>
              <w:pStyle w:val="ListParagraph"/>
              <w:ind w:left="0"/>
              <w:rPr>
                <w:b/>
              </w:rPr>
            </w:pPr>
            <w:r w:rsidRPr="009733F0">
              <w:rPr>
                <w:b/>
              </w:rPr>
              <w:t>Interorbital distance</w:t>
            </w:r>
          </w:p>
        </w:tc>
        <w:tc>
          <w:tcPr>
            <w:tcW w:w="567" w:type="dxa"/>
          </w:tcPr>
          <w:p w:rsidR="00D03937" w:rsidRPr="009733F0" w:rsidRDefault="00D03937" w:rsidP="0049126B">
            <w:pPr>
              <w:pStyle w:val="ListParagraph"/>
              <w:ind w:left="0"/>
              <w:rPr>
                <w:sz w:val="20"/>
                <w:szCs w:val="20"/>
              </w:rPr>
            </w:pPr>
            <w:r w:rsidRPr="009733F0">
              <w:rPr>
                <w:sz w:val="20"/>
                <w:szCs w:val="20"/>
              </w:rPr>
              <w:t>437</w:t>
            </w:r>
          </w:p>
        </w:tc>
        <w:tc>
          <w:tcPr>
            <w:tcW w:w="709" w:type="dxa"/>
          </w:tcPr>
          <w:p w:rsidR="00D03937" w:rsidRPr="009733F0" w:rsidRDefault="00D03937" w:rsidP="0049126B">
            <w:pPr>
              <w:pStyle w:val="ListParagraph"/>
              <w:ind w:left="0"/>
              <w:rPr>
                <w:sz w:val="20"/>
                <w:szCs w:val="20"/>
              </w:rPr>
            </w:pPr>
            <w:r w:rsidRPr="009733F0">
              <w:rPr>
                <w:sz w:val="20"/>
                <w:szCs w:val="20"/>
              </w:rPr>
              <w:t>0.971</w:t>
            </w:r>
          </w:p>
        </w:tc>
        <w:tc>
          <w:tcPr>
            <w:tcW w:w="992" w:type="dxa"/>
          </w:tcPr>
          <w:p w:rsidR="00D03937" w:rsidRPr="009733F0" w:rsidRDefault="00D03937" w:rsidP="0049126B">
            <w:pPr>
              <w:pStyle w:val="ListParagraph"/>
              <w:ind w:left="0"/>
              <w:rPr>
                <w:sz w:val="20"/>
                <w:szCs w:val="20"/>
              </w:rPr>
            </w:pPr>
            <w:r w:rsidRPr="009733F0">
              <w:rPr>
                <w:sz w:val="20"/>
                <w:szCs w:val="20"/>
              </w:rPr>
              <w:t>5</w:t>
            </w:r>
          </w:p>
        </w:tc>
        <w:tc>
          <w:tcPr>
            <w:tcW w:w="1559" w:type="dxa"/>
          </w:tcPr>
          <w:p w:rsidR="00D03937" w:rsidRPr="009733F0" w:rsidRDefault="00D03937" w:rsidP="0049126B">
            <w:pPr>
              <w:pStyle w:val="ListParagraph"/>
              <w:ind w:left="0"/>
              <w:rPr>
                <w:sz w:val="20"/>
                <w:szCs w:val="20"/>
              </w:rPr>
            </w:pPr>
            <w:r w:rsidRPr="009733F0">
              <w:rPr>
                <w:sz w:val="20"/>
                <w:szCs w:val="20"/>
              </w:rPr>
              <w:t>5</w:t>
            </w:r>
          </w:p>
        </w:tc>
        <w:tc>
          <w:tcPr>
            <w:tcW w:w="8080" w:type="dxa"/>
          </w:tcPr>
          <w:p w:rsidR="00D03937" w:rsidRPr="009733F0" w:rsidRDefault="00D03937" w:rsidP="0049126B">
            <w:pPr>
              <w:pStyle w:val="ListParagraph"/>
              <w:ind w:left="0"/>
              <w:rPr>
                <w:sz w:val="20"/>
                <w:szCs w:val="20"/>
              </w:rPr>
            </w:pPr>
            <w:r w:rsidRPr="009733F0">
              <w:rPr>
                <w:sz w:val="20"/>
                <w:szCs w:val="20"/>
              </w:rPr>
              <w:t xml:space="preserve">Bony part;  Easy to define where to hold calipers; so far there has been no reason (eg damage) to </w:t>
            </w:r>
            <w:r>
              <w:rPr>
                <w:sz w:val="20"/>
                <w:szCs w:val="20"/>
              </w:rPr>
              <w:t xml:space="preserve">not include </w:t>
            </w:r>
            <w:r w:rsidRPr="009733F0">
              <w:rPr>
                <w:sz w:val="20"/>
                <w:szCs w:val="20"/>
              </w:rPr>
              <w:t xml:space="preserve">this measurement </w:t>
            </w:r>
          </w:p>
        </w:tc>
      </w:tr>
      <w:tr w:rsidR="00D03937" w:rsidTr="002520F8">
        <w:tc>
          <w:tcPr>
            <w:tcW w:w="1384" w:type="dxa"/>
          </w:tcPr>
          <w:p w:rsidR="00D03937" w:rsidRPr="009733F0" w:rsidRDefault="00D03937" w:rsidP="0049126B">
            <w:pPr>
              <w:pStyle w:val="ListParagraph"/>
              <w:ind w:left="0"/>
              <w:rPr>
                <w:b/>
              </w:rPr>
            </w:pPr>
            <w:r w:rsidRPr="009733F0">
              <w:rPr>
                <w:b/>
              </w:rPr>
              <w:t>Post orbital to pre-operculum</w:t>
            </w:r>
          </w:p>
        </w:tc>
        <w:tc>
          <w:tcPr>
            <w:tcW w:w="567" w:type="dxa"/>
          </w:tcPr>
          <w:p w:rsidR="00D03937" w:rsidRPr="009733F0" w:rsidRDefault="00D03937" w:rsidP="0049126B">
            <w:pPr>
              <w:pStyle w:val="ListParagraph"/>
              <w:ind w:left="0"/>
              <w:rPr>
                <w:sz w:val="20"/>
                <w:szCs w:val="20"/>
              </w:rPr>
            </w:pPr>
            <w:r w:rsidRPr="009733F0">
              <w:rPr>
                <w:sz w:val="20"/>
                <w:szCs w:val="20"/>
              </w:rPr>
              <w:t>426</w:t>
            </w:r>
          </w:p>
        </w:tc>
        <w:tc>
          <w:tcPr>
            <w:tcW w:w="709" w:type="dxa"/>
          </w:tcPr>
          <w:p w:rsidR="00D03937" w:rsidRPr="009733F0" w:rsidRDefault="00D03937" w:rsidP="0049126B">
            <w:pPr>
              <w:pStyle w:val="ListParagraph"/>
              <w:ind w:left="0"/>
              <w:rPr>
                <w:sz w:val="20"/>
                <w:szCs w:val="20"/>
              </w:rPr>
            </w:pPr>
            <w:r w:rsidRPr="009733F0">
              <w:rPr>
                <w:sz w:val="20"/>
                <w:szCs w:val="20"/>
              </w:rPr>
              <w:t>0.965</w:t>
            </w:r>
          </w:p>
        </w:tc>
        <w:tc>
          <w:tcPr>
            <w:tcW w:w="992" w:type="dxa"/>
          </w:tcPr>
          <w:p w:rsidR="00D03937" w:rsidRPr="009733F0" w:rsidRDefault="00D03937" w:rsidP="0049126B">
            <w:pPr>
              <w:pStyle w:val="ListParagraph"/>
              <w:ind w:left="0"/>
              <w:rPr>
                <w:sz w:val="20"/>
                <w:szCs w:val="20"/>
              </w:rPr>
            </w:pPr>
            <w:r w:rsidRPr="009733F0">
              <w:rPr>
                <w:sz w:val="20"/>
                <w:szCs w:val="20"/>
              </w:rPr>
              <w:t>4</w:t>
            </w:r>
          </w:p>
        </w:tc>
        <w:tc>
          <w:tcPr>
            <w:tcW w:w="1559" w:type="dxa"/>
          </w:tcPr>
          <w:p w:rsidR="00D03937" w:rsidRPr="009733F0" w:rsidRDefault="00D03937" w:rsidP="0049126B">
            <w:pPr>
              <w:pStyle w:val="ListParagraph"/>
              <w:ind w:left="0"/>
              <w:rPr>
                <w:sz w:val="20"/>
                <w:szCs w:val="20"/>
              </w:rPr>
            </w:pPr>
            <w:r w:rsidRPr="009733F0">
              <w:rPr>
                <w:sz w:val="20"/>
                <w:szCs w:val="20"/>
              </w:rPr>
              <w:t>5</w:t>
            </w:r>
          </w:p>
        </w:tc>
        <w:tc>
          <w:tcPr>
            <w:tcW w:w="8080" w:type="dxa"/>
          </w:tcPr>
          <w:p w:rsidR="00D03937" w:rsidRPr="009733F0" w:rsidRDefault="00D03937" w:rsidP="00C56014">
            <w:pPr>
              <w:pStyle w:val="ListParagraph"/>
              <w:ind w:left="0"/>
              <w:rPr>
                <w:sz w:val="20"/>
                <w:szCs w:val="20"/>
              </w:rPr>
            </w:pPr>
            <w:r w:rsidRPr="009733F0">
              <w:rPr>
                <w:sz w:val="20"/>
                <w:szCs w:val="20"/>
              </w:rPr>
              <w:t>Bony part; can measure on right or left side</w:t>
            </w:r>
          </w:p>
          <w:p w:rsidR="00D03937" w:rsidRPr="009733F0" w:rsidRDefault="00D03937" w:rsidP="0049126B">
            <w:pPr>
              <w:pStyle w:val="ListParagraph"/>
              <w:ind w:left="0"/>
              <w:rPr>
                <w:sz w:val="20"/>
                <w:szCs w:val="20"/>
              </w:rPr>
            </w:pPr>
            <w:r w:rsidRPr="009733F0">
              <w:rPr>
                <w:sz w:val="20"/>
                <w:szCs w:val="20"/>
              </w:rPr>
              <w:t>Maybe need to improve definition of instruction of where to hold caliper on pre-operculum</w:t>
            </w:r>
            <w:ins w:id="1" w:author="Groundfish User" w:date="2017-03-16T08:35:00Z">
              <w:r>
                <w:rPr>
                  <w:sz w:val="20"/>
                  <w:szCs w:val="20"/>
                </w:rPr>
                <w:t xml:space="preserve"> </w:t>
              </w:r>
            </w:ins>
          </w:p>
        </w:tc>
      </w:tr>
      <w:tr w:rsidR="00D03937" w:rsidTr="00FC1C23">
        <w:trPr>
          <w:trHeight w:val="1084"/>
        </w:trPr>
        <w:tc>
          <w:tcPr>
            <w:tcW w:w="1384" w:type="dxa"/>
          </w:tcPr>
          <w:p w:rsidR="00D03937" w:rsidRPr="009733F0" w:rsidRDefault="00D03937" w:rsidP="0049126B">
            <w:pPr>
              <w:pStyle w:val="ListParagraph"/>
              <w:ind w:left="0"/>
              <w:rPr>
                <w:b/>
              </w:rPr>
            </w:pPr>
            <w:r w:rsidRPr="009733F0">
              <w:rPr>
                <w:b/>
              </w:rPr>
              <w:t>Post orbital head length</w:t>
            </w:r>
          </w:p>
        </w:tc>
        <w:tc>
          <w:tcPr>
            <w:tcW w:w="567" w:type="dxa"/>
          </w:tcPr>
          <w:p w:rsidR="00D03937" w:rsidRPr="009733F0" w:rsidRDefault="00D03937" w:rsidP="0049126B">
            <w:pPr>
              <w:pStyle w:val="ListParagraph"/>
              <w:ind w:left="0"/>
              <w:rPr>
                <w:sz w:val="20"/>
                <w:szCs w:val="20"/>
              </w:rPr>
            </w:pPr>
            <w:r w:rsidRPr="009733F0">
              <w:rPr>
                <w:sz w:val="20"/>
                <w:szCs w:val="20"/>
              </w:rPr>
              <w:t>130</w:t>
            </w:r>
          </w:p>
        </w:tc>
        <w:tc>
          <w:tcPr>
            <w:tcW w:w="709" w:type="dxa"/>
          </w:tcPr>
          <w:p w:rsidR="00D03937" w:rsidRPr="009733F0" w:rsidRDefault="00D03937" w:rsidP="0049126B">
            <w:pPr>
              <w:pStyle w:val="ListParagraph"/>
              <w:ind w:left="0"/>
              <w:rPr>
                <w:sz w:val="20"/>
                <w:szCs w:val="20"/>
              </w:rPr>
            </w:pPr>
            <w:r w:rsidRPr="009733F0">
              <w:rPr>
                <w:sz w:val="20"/>
                <w:szCs w:val="20"/>
              </w:rPr>
              <w:t>0.956</w:t>
            </w:r>
          </w:p>
        </w:tc>
        <w:tc>
          <w:tcPr>
            <w:tcW w:w="992" w:type="dxa"/>
          </w:tcPr>
          <w:p w:rsidR="00D03937" w:rsidRPr="009733F0" w:rsidRDefault="00D03937" w:rsidP="0049126B">
            <w:pPr>
              <w:pStyle w:val="ListParagraph"/>
              <w:ind w:left="0"/>
              <w:rPr>
                <w:sz w:val="20"/>
                <w:szCs w:val="20"/>
              </w:rPr>
            </w:pPr>
            <w:r w:rsidRPr="009733F0">
              <w:rPr>
                <w:sz w:val="20"/>
                <w:szCs w:val="20"/>
              </w:rPr>
              <w:t>3</w:t>
            </w:r>
          </w:p>
        </w:tc>
        <w:tc>
          <w:tcPr>
            <w:tcW w:w="1559" w:type="dxa"/>
          </w:tcPr>
          <w:p w:rsidR="00D03937" w:rsidRPr="009733F0" w:rsidRDefault="00D03937" w:rsidP="0049126B">
            <w:pPr>
              <w:pStyle w:val="ListParagraph"/>
              <w:ind w:left="0"/>
              <w:rPr>
                <w:sz w:val="20"/>
                <w:szCs w:val="20"/>
              </w:rPr>
            </w:pPr>
            <w:r w:rsidRPr="009733F0">
              <w:rPr>
                <w:sz w:val="20"/>
                <w:szCs w:val="20"/>
              </w:rPr>
              <w:t>2</w:t>
            </w:r>
          </w:p>
        </w:tc>
        <w:tc>
          <w:tcPr>
            <w:tcW w:w="8080" w:type="dxa"/>
          </w:tcPr>
          <w:p w:rsidR="00D03937" w:rsidRPr="009733F0" w:rsidRDefault="00D03937" w:rsidP="0049126B">
            <w:pPr>
              <w:pStyle w:val="ListParagraph"/>
              <w:ind w:left="0"/>
              <w:rPr>
                <w:sz w:val="20"/>
                <w:szCs w:val="20"/>
              </w:rPr>
            </w:pPr>
            <w:r w:rsidRPr="009733F0">
              <w:rPr>
                <w:sz w:val="20"/>
                <w:szCs w:val="20"/>
              </w:rPr>
              <w:t>Can measure on right or left side</w:t>
            </w:r>
          </w:p>
          <w:p w:rsidR="00D03937" w:rsidRPr="009733F0" w:rsidRDefault="00D03937" w:rsidP="0049126B">
            <w:pPr>
              <w:pStyle w:val="ListParagraph"/>
              <w:ind w:left="0"/>
              <w:rPr>
                <w:sz w:val="20"/>
                <w:szCs w:val="20"/>
              </w:rPr>
            </w:pPr>
            <w:r w:rsidRPr="009733F0">
              <w:rPr>
                <w:sz w:val="20"/>
                <w:szCs w:val="20"/>
              </w:rPr>
              <w:t>Operculum was cut off on some fish, likely to be cut off on commercially caught fish. Electronic Calipers tended to malfunction when longer measurements attempted; had to use manual calipers for &gt;15 cm distances</w:t>
            </w:r>
          </w:p>
          <w:p w:rsidR="00D03937" w:rsidRPr="009733F0" w:rsidRDefault="00D03937" w:rsidP="0049126B">
            <w:pPr>
              <w:pStyle w:val="ListParagraph"/>
              <w:ind w:left="0"/>
              <w:rPr>
                <w:sz w:val="20"/>
                <w:szCs w:val="20"/>
              </w:rPr>
            </w:pPr>
          </w:p>
        </w:tc>
      </w:tr>
      <w:tr w:rsidR="00D03937" w:rsidTr="003A1EF8">
        <w:tc>
          <w:tcPr>
            <w:tcW w:w="1384" w:type="dxa"/>
          </w:tcPr>
          <w:p w:rsidR="00D03937" w:rsidRPr="009733F0" w:rsidRDefault="00D03937" w:rsidP="0049126B">
            <w:pPr>
              <w:pStyle w:val="ListParagraph"/>
              <w:ind w:left="0"/>
              <w:rPr>
                <w:b/>
              </w:rPr>
            </w:pPr>
            <w:r w:rsidRPr="009733F0">
              <w:rPr>
                <w:b/>
              </w:rPr>
              <w:t>Eye diameter</w:t>
            </w:r>
          </w:p>
        </w:tc>
        <w:tc>
          <w:tcPr>
            <w:tcW w:w="567" w:type="dxa"/>
          </w:tcPr>
          <w:p w:rsidR="00D03937" w:rsidRPr="009733F0" w:rsidRDefault="00D03937" w:rsidP="0049126B">
            <w:pPr>
              <w:pStyle w:val="ListParagraph"/>
              <w:ind w:left="0"/>
              <w:rPr>
                <w:sz w:val="20"/>
                <w:szCs w:val="20"/>
              </w:rPr>
            </w:pPr>
            <w:r w:rsidRPr="009733F0">
              <w:rPr>
                <w:sz w:val="20"/>
                <w:szCs w:val="20"/>
              </w:rPr>
              <w:t>438</w:t>
            </w:r>
          </w:p>
        </w:tc>
        <w:tc>
          <w:tcPr>
            <w:tcW w:w="709" w:type="dxa"/>
          </w:tcPr>
          <w:p w:rsidR="00D03937" w:rsidRPr="009733F0" w:rsidRDefault="00D03937" w:rsidP="0049126B">
            <w:pPr>
              <w:pStyle w:val="ListParagraph"/>
              <w:ind w:left="0"/>
              <w:rPr>
                <w:sz w:val="20"/>
                <w:szCs w:val="20"/>
              </w:rPr>
            </w:pPr>
            <w:r w:rsidRPr="009733F0">
              <w:rPr>
                <w:sz w:val="20"/>
                <w:szCs w:val="20"/>
              </w:rPr>
              <w:t>0.938</w:t>
            </w:r>
          </w:p>
        </w:tc>
        <w:tc>
          <w:tcPr>
            <w:tcW w:w="992" w:type="dxa"/>
          </w:tcPr>
          <w:p w:rsidR="00D03937" w:rsidRPr="009733F0" w:rsidRDefault="00D03937" w:rsidP="0049126B">
            <w:pPr>
              <w:pStyle w:val="ListParagraph"/>
              <w:ind w:left="0"/>
              <w:rPr>
                <w:sz w:val="20"/>
                <w:szCs w:val="20"/>
              </w:rPr>
            </w:pPr>
            <w:r w:rsidRPr="009733F0">
              <w:rPr>
                <w:sz w:val="20"/>
                <w:szCs w:val="20"/>
              </w:rPr>
              <w:t>3</w:t>
            </w:r>
          </w:p>
        </w:tc>
        <w:tc>
          <w:tcPr>
            <w:tcW w:w="1559" w:type="dxa"/>
          </w:tcPr>
          <w:p w:rsidR="00D03937" w:rsidRPr="009733F0" w:rsidRDefault="00D03937" w:rsidP="0049126B">
            <w:pPr>
              <w:pStyle w:val="ListParagraph"/>
              <w:ind w:left="0"/>
              <w:rPr>
                <w:sz w:val="20"/>
                <w:szCs w:val="20"/>
              </w:rPr>
            </w:pPr>
            <w:r w:rsidRPr="009733F0">
              <w:rPr>
                <w:sz w:val="20"/>
                <w:szCs w:val="20"/>
              </w:rPr>
              <w:t>2</w:t>
            </w:r>
          </w:p>
        </w:tc>
        <w:tc>
          <w:tcPr>
            <w:tcW w:w="8080" w:type="dxa"/>
          </w:tcPr>
          <w:p w:rsidR="00D03937" w:rsidRPr="009733F0" w:rsidRDefault="00D03937" w:rsidP="00417DB3">
            <w:pPr>
              <w:pStyle w:val="ListParagraph"/>
              <w:ind w:left="0"/>
              <w:rPr>
                <w:sz w:val="20"/>
                <w:szCs w:val="20"/>
              </w:rPr>
            </w:pPr>
            <w:r w:rsidRPr="009733F0">
              <w:rPr>
                <w:sz w:val="20"/>
                <w:szCs w:val="20"/>
              </w:rPr>
              <w:t>Easy to define</w:t>
            </w:r>
            <w:r>
              <w:rPr>
                <w:sz w:val="20"/>
                <w:szCs w:val="20"/>
              </w:rPr>
              <w:t xml:space="preserve"> where to hold the calipers in the eye socket, but the tissue is soft/stretchy so its difficult to know how hard to press against the flesh; </w:t>
            </w:r>
            <w:r w:rsidRPr="009733F0">
              <w:rPr>
                <w:sz w:val="20"/>
                <w:szCs w:val="20"/>
              </w:rPr>
              <w:t>can measure on right or left side</w:t>
            </w:r>
          </w:p>
          <w:p w:rsidR="00D03937" w:rsidRPr="009733F0" w:rsidRDefault="00D03937" w:rsidP="0049126B">
            <w:pPr>
              <w:pStyle w:val="ListParagraph"/>
              <w:ind w:left="0"/>
              <w:rPr>
                <w:sz w:val="20"/>
                <w:szCs w:val="20"/>
              </w:rPr>
            </w:pPr>
            <w:r w:rsidRPr="009733F0">
              <w:rPr>
                <w:sz w:val="20"/>
                <w:szCs w:val="20"/>
              </w:rPr>
              <w:t xml:space="preserve">Uses the outside rather than the inside of the calipers (? slower); Soft tissue so repeatability is questionable; </w:t>
            </w:r>
            <w:r>
              <w:rPr>
                <w:sz w:val="20"/>
                <w:szCs w:val="20"/>
              </w:rPr>
              <w:t xml:space="preserve">somewhat </w:t>
            </w:r>
            <w:r w:rsidRPr="009733F0">
              <w:rPr>
                <w:sz w:val="20"/>
                <w:szCs w:val="20"/>
              </w:rPr>
              <w:t>awkward</w:t>
            </w:r>
            <w:r>
              <w:rPr>
                <w:sz w:val="20"/>
                <w:szCs w:val="20"/>
              </w:rPr>
              <w:t xml:space="preserve"> to measure</w:t>
            </w:r>
          </w:p>
        </w:tc>
      </w:tr>
    </w:tbl>
    <w:p w:rsidR="00CA41CA" w:rsidRDefault="00CA41CA" w:rsidP="00CA41CA">
      <w:r>
        <w:rPr>
          <w:noProof/>
          <w:lang w:val="en-US"/>
        </w:rPr>
        <mc:AlternateContent>
          <mc:Choice Requires="wps">
            <w:drawing>
              <wp:anchor distT="0" distB="0" distL="114300" distR="114300" simplePos="0" relativeHeight="251668480" behindDoc="0" locked="0" layoutInCell="1" allowOverlap="1" wp14:anchorId="72837671" wp14:editId="3863BABF">
                <wp:simplePos x="0" y="0"/>
                <wp:positionH relativeFrom="column">
                  <wp:posOffset>-77638</wp:posOffset>
                </wp:positionH>
                <wp:positionV relativeFrom="paragraph">
                  <wp:posOffset>-146649</wp:posOffset>
                </wp:positionV>
                <wp:extent cx="8428008" cy="293298"/>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8008" cy="293298"/>
                        </a:xfrm>
                        <a:prstGeom prst="rect">
                          <a:avLst/>
                        </a:prstGeom>
                        <a:solidFill>
                          <a:srgbClr val="FFFFFF"/>
                        </a:solidFill>
                        <a:ln w="9525">
                          <a:noFill/>
                          <a:miter lim="800000"/>
                          <a:headEnd/>
                          <a:tailEnd/>
                        </a:ln>
                      </wps:spPr>
                      <wps:txbx>
                        <w:txbxContent>
                          <w:p w:rsidR="00CA41CA" w:rsidRDefault="00721FCB" w:rsidP="00CA41CA">
                            <w:r>
                              <w:t xml:space="preserve">Table 2. </w:t>
                            </w:r>
                            <w:r w:rsidR="00CA41CA">
                              <w:t>Ease of Use and Repeatability Considerations for each Measurement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37671" id="_x0000_t202" coordsize="21600,21600" o:spt="202" path="m,l,21600r21600,l21600,xe">
                <v:stroke joinstyle="miter"/>
                <v:path gradientshapeok="t" o:connecttype="rect"/>
              </v:shapetype>
              <v:shape id="Text Box 2" o:spid="_x0000_s1026" type="#_x0000_t202" style="position:absolute;margin-left:-6.1pt;margin-top:-11.55pt;width:663.6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" stroked="f">
                <v:textbox>
                  <w:txbxContent>
                    <w:p w:rsidR="00CA41CA" w:rsidRDefault="00721FCB" w:rsidP="00CA41CA">
                      <w:r>
                        <w:t xml:space="preserve">Table 2. </w:t>
                      </w:r>
                      <w:r w:rsidR="00CA41CA">
                        <w:t>Ease of Use and Repeatability Considerations for each Measurement</w:t>
                      </w:r>
                    </w:p>
                  </w:txbxContent>
                </v:textbox>
              </v:shape>
            </w:pict>
          </mc:Fallback>
        </mc:AlternateContent>
      </w:r>
      <w:r>
        <w:t>5-Great; 4- Good; 3-Moderate; 2-Questionable; 1-Terrible</w:t>
      </w:r>
    </w:p>
    <w:p w:rsidR="00CA41CA" w:rsidRDefault="00CA41CA" w:rsidP="00CA41CA">
      <w:r w:rsidRPr="00127CB7">
        <w:rPr>
          <w:b/>
        </w:rPr>
        <w:t>Ease of Use Considerations:</w:t>
      </w:r>
      <w:r>
        <w:t xml:space="preserve">  Are you able to clearly define how to do the measurement? Can it be measured quickly? Is it awkward to take the measurement? Can our existing equipment be used to easily measure it?</w:t>
      </w:r>
    </w:p>
    <w:p w:rsidR="008D13F3" w:rsidRDefault="00C56014" w:rsidP="00CA41CA">
      <w:pPr>
        <w:sectPr w:rsidR="008D13F3" w:rsidSect="00001CBC">
          <w:pgSz w:w="15840" w:h="12240" w:orient="landscape"/>
          <w:pgMar w:top="1440" w:right="1440" w:bottom="1440" w:left="1440" w:header="708" w:footer="708" w:gutter="0"/>
          <w:cols w:space="708"/>
          <w:docGrid w:linePitch="360"/>
        </w:sectPr>
      </w:pPr>
      <w:r>
        <w:rPr>
          <w:b/>
        </w:rPr>
        <w:t>R</w:t>
      </w:r>
      <w:r w:rsidR="00CA41CA" w:rsidRPr="00127CB7">
        <w:rPr>
          <w:b/>
        </w:rPr>
        <w:t>epeatability Considerations:</w:t>
      </w:r>
      <w:r w:rsidR="00CA41CA">
        <w:t xml:space="preserve">  Is the tissue soft/does it move so that the measurement is less repeatable or is </w:t>
      </w:r>
      <w:r w:rsidR="00355420">
        <w:t xml:space="preserve">the tissue </w:t>
      </w:r>
      <w:r w:rsidR="00CA41CA">
        <w:t>‘hard’/</w:t>
      </w:r>
      <w:r w:rsidR="00355420">
        <w:t xml:space="preserve">measurement </w:t>
      </w:r>
      <w:r w:rsidR="00CA41CA">
        <w:t xml:space="preserve">repeatable? Is it difficult to hold the calipers in the same position each time? </w:t>
      </w:r>
    </w:p>
    <w:p w:rsidR="00B972C5" w:rsidRDefault="00A77736" w:rsidP="00D648F0">
      <w:pPr>
        <w:pStyle w:val="ListParagraph"/>
      </w:pPr>
      <w:r>
        <w:rPr>
          <w:noProof/>
          <w:lang w:val="en-US"/>
        </w:rPr>
        <w:lastRenderedPageBreak/>
        <w:drawing>
          <wp:inline distT="0" distB="0" distL="0" distR="0" wp14:anchorId="423A1C11" wp14:editId="4A538FC4">
            <wp:extent cx="5943600" cy="4623435"/>
            <wp:effectExtent l="0" t="0" r="19050"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091A06" w:rsidRDefault="00091A06" w:rsidP="00D648F0">
      <w:pPr>
        <w:pStyle w:val="ListParagraph"/>
      </w:pPr>
    </w:p>
    <w:p w:rsidR="00091A06" w:rsidRDefault="002F75E8">
      <w:pPr>
        <w:pStyle w:val="ListParagraph"/>
        <w:jc w:val="center"/>
        <w:pPrChange w:id="2" w:author="Groundfish User" w:date="2017-03-16T08:38:00Z">
          <w:pPr>
            <w:pStyle w:val="ListParagraph"/>
            <w:jc w:val="right"/>
          </w:pPr>
        </w:pPrChange>
      </w:pPr>
      <w:r>
        <w:rPr>
          <w:noProof/>
          <w:lang w:val="en-US"/>
        </w:rPr>
        <w:drawing>
          <wp:inline distT="0" distB="0" distL="0" distR="0">
            <wp:extent cx="3703606" cy="277770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er_Jaw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3606" cy="2777705"/>
                    </a:xfrm>
                    <a:prstGeom prst="rect">
                      <a:avLst/>
                    </a:prstGeom>
                  </pic:spPr>
                </pic:pic>
              </a:graphicData>
            </a:graphic>
          </wp:inline>
        </w:drawing>
      </w:r>
    </w:p>
    <w:p w:rsidR="00091A06" w:rsidRDefault="00091A06" w:rsidP="00D648F0">
      <w:pPr>
        <w:pStyle w:val="ListParagraph"/>
      </w:pPr>
    </w:p>
    <w:p w:rsidR="00F65257" w:rsidRDefault="00A77736" w:rsidP="00D648F0">
      <w:pPr>
        <w:pStyle w:val="ListParagraph"/>
      </w:pPr>
      <w:r>
        <w:rPr>
          <w:noProof/>
          <w:lang w:val="en-US"/>
        </w:rPr>
        <w:lastRenderedPageBreak/>
        <w:drawing>
          <wp:inline distT="0" distB="0" distL="0" distR="0" wp14:anchorId="5620D3F1" wp14:editId="446F988C">
            <wp:extent cx="5943600" cy="4623435"/>
            <wp:effectExtent l="0" t="0" r="19050" b="247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86938" w:rsidRDefault="00886938">
      <w:pPr>
        <w:pStyle w:val="ListParagraph"/>
        <w:jc w:val="center"/>
        <w:rPr>
          <w:ins w:id="3" w:author="Groundfish User" w:date="2017-03-16T08:38:00Z"/>
        </w:rPr>
        <w:pPrChange w:id="4" w:author="Groundfish User" w:date="2017-03-16T08:37:00Z">
          <w:pPr>
            <w:pStyle w:val="ListParagraph"/>
            <w:jc w:val="right"/>
          </w:pPr>
        </w:pPrChange>
      </w:pPr>
    </w:p>
    <w:p w:rsidR="00F65257" w:rsidRDefault="002F75E8">
      <w:pPr>
        <w:pStyle w:val="ListParagraph"/>
        <w:jc w:val="center"/>
        <w:pPrChange w:id="5" w:author="Groundfish User" w:date="2017-03-16T08:37:00Z">
          <w:pPr>
            <w:pStyle w:val="ListParagraph"/>
            <w:jc w:val="right"/>
          </w:pPr>
        </w:pPrChange>
      </w:pPr>
      <w:r>
        <w:rPr>
          <w:noProof/>
          <w:lang w:val="en-US"/>
        </w:rPr>
        <w:drawing>
          <wp:inline distT="0" distB="0" distL="0" distR="0" wp14:anchorId="138B3E97" wp14:editId="5FECF35B">
            <wp:extent cx="3363204" cy="2527540"/>
            <wp:effectExtent l="0" t="0" r="889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5638" cy="2529369"/>
                    </a:xfrm>
                    <a:prstGeom prst="rect">
                      <a:avLst/>
                    </a:prstGeom>
                    <a:noFill/>
                  </pic:spPr>
                </pic:pic>
              </a:graphicData>
            </a:graphic>
          </wp:inline>
        </w:drawing>
      </w:r>
    </w:p>
    <w:p w:rsidR="00091A06" w:rsidRDefault="00091A06" w:rsidP="00D648F0">
      <w:pPr>
        <w:pStyle w:val="ListParagraph"/>
      </w:pPr>
    </w:p>
    <w:p w:rsidR="00091A06" w:rsidRDefault="00091A06" w:rsidP="00D648F0">
      <w:pPr>
        <w:pStyle w:val="ListParagraph"/>
      </w:pPr>
    </w:p>
    <w:p w:rsidR="00091A06" w:rsidRDefault="00A77736" w:rsidP="00D648F0">
      <w:pPr>
        <w:pStyle w:val="ListParagraph"/>
      </w:pPr>
      <w:r>
        <w:rPr>
          <w:noProof/>
          <w:lang w:val="en-US"/>
        </w:rPr>
        <w:lastRenderedPageBreak/>
        <w:drawing>
          <wp:inline distT="0" distB="0" distL="0" distR="0" wp14:anchorId="1C0F40A6" wp14:editId="102FDD4D">
            <wp:extent cx="5943600" cy="4868545"/>
            <wp:effectExtent l="0" t="0" r="19050" b="273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86938" w:rsidRDefault="00886938">
      <w:pPr>
        <w:pStyle w:val="ListParagraph"/>
        <w:jc w:val="center"/>
        <w:rPr>
          <w:ins w:id="6" w:author="Groundfish User" w:date="2017-03-16T08:38:00Z"/>
        </w:rPr>
        <w:pPrChange w:id="7" w:author="Groundfish User" w:date="2017-03-16T08:38:00Z">
          <w:pPr>
            <w:pStyle w:val="ListParagraph"/>
            <w:jc w:val="right"/>
          </w:pPr>
        </w:pPrChange>
      </w:pPr>
    </w:p>
    <w:p w:rsidR="00091A06" w:rsidRDefault="002F75E8">
      <w:pPr>
        <w:pStyle w:val="ListParagraph"/>
        <w:jc w:val="center"/>
        <w:pPrChange w:id="8" w:author="Groundfish User" w:date="2017-03-16T08:38:00Z">
          <w:pPr>
            <w:pStyle w:val="ListParagraph"/>
            <w:jc w:val="right"/>
          </w:pPr>
        </w:pPrChange>
      </w:pPr>
      <w:r>
        <w:rPr>
          <w:noProof/>
          <w:lang w:val="en-US"/>
        </w:rPr>
        <w:drawing>
          <wp:inline distT="0" distB="0" distL="0" distR="0" wp14:anchorId="4F83BE56" wp14:editId="0C29CC87">
            <wp:extent cx="3980950" cy="2984740"/>
            <wp:effectExtent l="0" t="0" r="635" b="6350"/>
            <wp:docPr id="27" name="Picture 27" descr="U:\Groundfish\PhotosSablefishHead\InterOrb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Groundfish\PhotosSablefishHead\InterOrbit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0950" cy="2984740"/>
                    </a:xfrm>
                    <a:prstGeom prst="rect">
                      <a:avLst/>
                    </a:prstGeom>
                    <a:noFill/>
                    <a:ln>
                      <a:noFill/>
                    </a:ln>
                  </pic:spPr>
                </pic:pic>
              </a:graphicData>
            </a:graphic>
          </wp:inline>
        </w:drawing>
      </w:r>
    </w:p>
    <w:p w:rsidR="00091A06" w:rsidDel="00886938" w:rsidRDefault="00091A06">
      <w:pPr>
        <w:rPr>
          <w:del w:id="9" w:author="Groundfish User" w:date="2017-03-16T08:40:00Z"/>
        </w:rPr>
        <w:pPrChange w:id="10" w:author="Groundfish User" w:date="2017-03-16T08:40:00Z">
          <w:pPr>
            <w:pStyle w:val="ListParagraph"/>
          </w:pPr>
        </w:pPrChange>
      </w:pPr>
    </w:p>
    <w:p w:rsidR="00091A06" w:rsidRDefault="00A77736" w:rsidP="00D648F0">
      <w:pPr>
        <w:pStyle w:val="ListParagraph"/>
      </w:pPr>
      <w:r>
        <w:rPr>
          <w:noProof/>
          <w:lang w:val="en-US"/>
        </w:rPr>
        <w:drawing>
          <wp:inline distT="0" distB="0" distL="0" distR="0" wp14:anchorId="51A1F638" wp14:editId="4D6FA121">
            <wp:extent cx="5943600" cy="4623435"/>
            <wp:effectExtent l="0" t="0" r="19050" b="2476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86938" w:rsidRDefault="00886938">
      <w:pPr>
        <w:pStyle w:val="ListParagraph"/>
        <w:jc w:val="center"/>
        <w:rPr>
          <w:ins w:id="11" w:author="Groundfish User" w:date="2017-03-16T08:38:00Z"/>
        </w:rPr>
        <w:pPrChange w:id="12" w:author="Groundfish User" w:date="2017-03-16T08:38:00Z">
          <w:pPr>
            <w:pStyle w:val="ListParagraph"/>
            <w:jc w:val="right"/>
          </w:pPr>
        </w:pPrChange>
      </w:pPr>
    </w:p>
    <w:p w:rsidR="00F65257" w:rsidRDefault="002F75E8">
      <w:pPr>
        <w:pStyle w:val="ListParagraph"/>
        <w:jc w:val="center"/>
        <w:pPrChange w:id="13" w:author="Groundfish User" w:date="2017-03-16T08:38:00Z">
          <w:pPr>
            <w:pStyle w:val="ListParagraph"/>
            <w:jc w:val="right"/>
          </w:pPr>
        </w:pPrChange>
      </w:pPr>
      <w:r>
        <w:rPr>
          <w:noProof/>
          <w:lang w:val="en-US"/>
        </w:rPr>
        <w:drawing>
          <wp:inline distT="0" distB="0" distL="0" distR="0">
            <wp:extent cx="3772619" cy="2829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utLengt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8877" cy="2826658"/>
                    </a:xfrm>
                    <a:prstGeom prst="rect">
                      <a:avLst/>
                    </a:prstGeom>
                  </pic:spPr>
                </pic:pic>
              </a:graphicData>
            </a:graphic>
          </wp:inline>
        </w:drawing>
      </w:r>
    </w:p>
    <w:p w:rsidR="00091A06" w:rsidRDefault="00091A06" w:rsidP="00D648F0">
      <w:pPr>
        <w:pStyle w:val="ListParagraph"/>
      </w:pPr>
    </w:p>
    <w:p w:rsidR="00091A06" w:rsidRDefault="00A77736" w:rsidP="00D648F0">
      <w:pPr>
        <w:pStyle w:val="ListParagraph"/>
      </w:pPr>
      <w:r>
        <w:rPr>
          <w:noProof/>
          <w:lang w:val="en-US"/>
        </w:rPr>
        <w:lastRenderedPageBreak/>
        <w:drawing>
          <wp:inline distT="0" distB="0" distL="0" distR="0" wp14:anchorId="45B15057" wp14:editId="3E640308">
            <wp:extent cx="5943600" cy="4623435"/>
            <wp:effectExtent l="0" t="0" r="19050" b="2476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86938" w:rsidRDefault="00886938">
      <w:pPr>
        <w:pStyle w:val="ListParagraph"/>
        <w:jc w:val="center"/>
        <w:rPr>
          <w:ins w:id="14" w:author="Groundfish User" w:date="2017-03-16T08:39:00Z"/>
        </w:rPr>
        <w:pPrChange w:id="15" w:author="Groundfish User" w:date="2017-03-16T08:39:00Z">
          <w:pPr>
            <w:pStyle w:val="ListParagraph"/>
            <w:jc w:val="right"/>
          </w:pPr>
        </w:pPrChange>
      </w:pPr>
    </w:p>
    <w:p w:rsidR="00F65257" w:rsidRDefault="002F75E8">
      <w:pPr>
        <w:pStyle w:val="ListParagraph"/>
        <w:jc w:val="center"/>
        <w:pPrChange w:id="16" w:author="Groundfish User" w:date="2017-03-16T08:39:00Z">
          <w:pPr>
            <w:pStyle w:val="ListParagraph"/>
            <w:jc w:val="right"/>
          </w:pPr>
        </w:pPrChange>
      </w:pPr>
      <w:r>
        <w:rPr>
          <w:noProof/>
          <w:lang w:val="en-US"/>
        </w:rPr>
        <w:drawing>
          <wp:inline distT="0" distB="0" distL="0" distR="0">
            <wp:extent cx="3841632" cy="288122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_operculu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7866" cy="2878399"/>
                    </a:xfrm>
                    <a:prstGeom prst="rect">
                      <a:avLst/>
                    </a:prstGeom>
                  </pic:spPr>
                </pic:pic>
              </a:graphicData>
            </a:graphic>
          </wp:inline>
        </w:drawing>
      </w:r>
    </w:p>
    <w:p w:rsidR="00E83D05" w:rsidRDefault="00E83D05" w:rsidP="00D648F0">
      <w:pPr>
        <w:pStyle w:val="ListParagraph"/>
      </w:pPr>
    </w:p>
    <w:p w:rsidR="00E83D05" w:rsidRDefault="00E83D05" w:rsidP="00D648F0">
      <w:pPr>
        <w:pStyle w:val="ListParagraph"/>
      </w:pPr>
    </w:p>
    <w:p w:rsidR="00E83D05" w:rsidDel="00886938" w:rsidRDefault="00E83D05" w:rsidP="00D648F0">
      <w:pPr>
        <w:pStyle w:val="ListParagraph"/>
        <w:rPr>
          <w:del w:id="17" w:author="Groundfish User" w:date="2017-03-16T08:39:00Z"/>
        </w:rPr>
      </w:pPr>
    </w:p>
    <w:p w:rsidR="00E83D05" w:rsidRDefault="00A77736" w:rsidP="00D648F0">
      <w:pPr>
        <w:pStyle w:val="ListParagraph"/>
      </w:pPr>
      <w:r>
        <w:rPr>
          <w:noProof/>
          <w:lang w:val="en-US"/>
        </w:rPr>
        <w:drawing>
          <wp:inline distT="0" distB="0" distL="0" distR="0" wp14:anchorId="433E6A15" wp14:editId="4C788E82">
            <wp:extent cx="5943600" cy="4623435"/>
            <wp:effectExtent l="0" t="0" r="19050" b="2476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3D05" w:rsidRDefault="00E83D05" w:rsidP="00D648F0">
      <w:pPr>
        <w:pStyle w:val="ListParagraph"/>
      </w:pPr>
    </w:p>
    <w:p w:rsidR="00E83D05" w:rsidRDefault="009D0D1E">
      <w:pPr>
        <w:pStyle w:val="ListParagraph"/>
        <w:jc w:val="center"/>
        <w:pPrChange w:id="18" w:author="Groundfish User" w:date="2017-03-16T08:39:00Z">
          <w:pPr>
            <w:pStyle w:val="ListParagraph"/>
          </w:pPr>
        </w:pPrChange>
      </w:pPr>
      <w:r>
        <w:rPr>
          <w:noProof/>
          <w:lang w:val="en-US"/>
        </w:rPr>
        <mc:AlternateContent>
          <mc:Choice Requires="wps">
            <w:drawing>
              <wp:anchor distT="0" distB="0" distL="114300" distR="114300" simplePos="0" relativeHeight="251663360" behindDoc="0" locked="0" layoutInCell="1" allowOverlap="1" wp14:anchorId="47FFDF3A" wp14:editId="3E239148">
                <wp:simplePos x="0" y="0"/>
                <wp:positionH relativeFrom="column">
                  <wp:posOffset>2993366</wp:posOffset>
                </wp:positionH>
                <wp:positionV relativeFrom="paragraph">
                  <wp:posOffset>791306</wp:posOffset>
                </wp:positionV>
                <wp:extent cx="1104181" cy="319153"/>
                <wp:effectExtent l="19050" t="57150" r="1270" b="81280"/>
                <wp:wrapNone/>
                <wp:docPr id="21" name="Straight Arrow Connector 21"/>
                <wp:cNvGraphicFramePr/>
                <a:graphic xmlns:a="http://schemas.openxmlformats.org/drawingml/2006/main">
                  <a:graphicData uri="http://schemas.microsoft.com/office/word/2010/wordprocessingShape">
                    <wps:wsp>
                      <wps:cNvCnPr/>
                      <wps:spPr>
                        <a:xfrm flipV="1">
                          <a:off x="0" y="0"/>
                          <a:ext cx="1104181" cy="319153"/>
                        </a:xfrm>
                        <a:prstGeom prst="straightConnector1">
                          <a:avLst/>
                        </a:prstGeom>
                        <a:ln w="19050">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29A05D" id="_x0000_t32" coordsize="21600,21600" o:spt="32" o:oned="t" path="m,l21600,21600e" filled="f">
                <v:path arrowok="t" fillok="f" o:connecttype="none"/>
                <o:lock v:ext="edit" shapetype="t"/>
              </v:shapetype>
              <v:shape id="Straight Arrow Connector 21" o:spid="_x0000_s1026" type="#_x0000_t32" style="position:absolute;margin-left:235.7pt;margin-top:62.3pt;width:86.95pt;height:25.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" strokecolor="red" strokeweight="1.5pt">
                <v:stroke startarrow="open" endarrow="open"/>
              </v:shape>
            </w:pict>
          </mc:Fallback>
        </mc:AlternateContent>
      </w:r>
      <w:r>
        <w:rPr>
          <w:noProof/>
          <w:lang w:val="en-US"/>
        </w:rPr>
        <w:drawing>
          <wp:inline distT="0" distB="0" distL="0" distR="0" wp14:anchorId="75894F7E" wp14:editId="2FBB9AE5">
            <wp:extent cx="3403548" cy="2337758"/>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4647" cy="2345382"/>
                    </a:xfrm>
                    <a:prstGeom prst="rect">
                      <a:avLst/>
                    </a:prstGeom>
                  </pic:spPr>
                </pic:pic>
              </a:graphicData>
            </a:graphic>
          </wp:inline>
        </w:drawing>
      </w:r>
    </w:p>
    <w:p w:rsidR="00E83D05" w:rsidRDefault="00E83D05" w:rsidP="00D648F0">
      <w:pPr>
        <w:pStyle w:val="ListParagraph"/>
      </w:pPr>
    </w:p>
    <w:p w:rsidR="00E83D05" w:rsidRDefault="00E83D05" w:rsidP="00D648F0">
      <w:pPr>
        <w:pStyle w:val="ListParagraph"/>
      </w:pPr>
    </w:p>
    <w:p w:rsidR="00091A06" w:rsidRDefault="00091A06" w:rsidP="00D648F0">
      <w:pPr>
        <w:pStyle w:val="ListParagraph"/>
      </w:pPr>
    </w:p>
    <w:p w:rsidR="00B533F6" w:rsidRDefault="00B533F6" w:rsidP="00D648F0">
      <w:pPr>
        <w:pStyle w:val="ListParagraph"/>
      </w:pPr>
    </w:p>
    <w:p w:rsidR="00FC1C23" w:rsidRDefault="00FC1C23" w:rsidP="00D648F0">
      <w:pPr>
        <w:pStyle w:val="ListParagraph"/>
      </w:pPr>
    </w:p>
    <w:p w:rsidR="00CD760D" w:rsidRPr="002D6FE7" w:rsidRDefault="006C6806" w:rsidP="00CD760D">
      <w:pPr>
        <w:pStyle w:val="ListParagraph"/>
        <w:rPr>
          <w:b/>
        </w:rPr>
      </w:pPr>
      <w:r>
        <w:rPr>
          <w:b/>
        </w:rPr>
        <w:lastRenderedPageBreak/>
        <w:t xml:space="preserve">Other Notes and Next Steps: </w:t>
      </w:r>
    </w:p>
    <w:p w:rsidR="008D13F3" w:rsidRDefault="008D13F3" w:rsidP="00D03937">
      <w:pPr>
        <w:pStyle w:val="ListParagraph"/>
        <w:numPr>
          <w:ilvl w:val="0"/>
          <w:numId w:val="3"/>
        </w:numPr>
      </w:pPr>
      <w:r>
        <w:t xml:space="preserve">Tissue samples </w:t>
      </w:r>
      <w:r w:rsidR="00D03937">
        <w:t>have been submitted</w:t>
      </w:r>
      <w:r>
        <w:t xml:space="preserve"> to the genetics lab for development of a gender determination assay.</w:t>
      </w:r>
      <w:r w:rsidR="004B62E6">
        <w:t xml:space="preserve"> Cost estimate for assay development is 5K, the </w:t>
      </w:r>
      <w:r w:rsidR="005D5FEB">
        <w:t xml:space="preserve">lab’s </w:t>
      </w:r>
      <w:r w:rsidR="004B62E6">
        <w:t>estimate for testing of samples = $14/sample (if MGL provides ethanol and vials); $13/sample if Whatmann paper is used to collect samples</w:t>
      </w:r>
    </w:p>
    <w:p w:rsidR="00E83D05" w:rsidRDefault="004B62E6" w:rsidP="00E83D05">
      <w:pPr>
        <w:pStyle w:val="ListParagraph"/>
        <w:numPr>
          <w:ilvl w:val="0"/>
          <w:numId w:val="3"/>
        </w:numPr>
      </w:pPr>
      <w:r>
        <w:t xml:space="preserve">Have ordered </w:t>
      </w:r>
      <w:r w:rsidR="005D5FEB">
        <w:t>equipment (the same sized (</w:t>
      </w:r>
      <w:r>
        <w:t>15mm</w:t>
      </w:r>
      <w:r w:rsidR="005D5FEB">
        <w:t>) calipers and slightly larger (</w:t>
      </w:r>
      <w:r>
        <w:t>20mm</w:t>
      </w:r>
      <w:r w:rsidR="005D5FEB">
        <w:t>)</w:t>
      </w:r>
      <w:r>
        <w:t xml:space="preserve"> digital calipers</w:t>
      </w:r>
      <w:r w:rsidR="005D5FEB">
        <w:t xml:space="preserve">) for future </w:t>
      </w:r>
      <w:r w:rsidR="00070C14">
        <w:t>head measur</w:t>
      </w:r>
      <w:r w:rsidR="00416477">
        <w:t>ements.</w:t>
      </w:r>
    </w:p>
    <w:p w:rsidR="00D03937" w:rsidRDefault="00416477" w:rsidP="00D03937">
      <w:pPr>
        <w:pStyle w:val="ListParagraph"/>
        <w:numPr>
          <w:ilvl w:val="0"/>
          <w:numId w:val="3"/>
        </w:numPr>
      </w:pPr>
      <w:r>
        <w:t xml:space="preserve">Some </w:t>
      </w:r>
      <w:r w:rsidR="00070C14">
        <w:t>GFBio container sub-id</w:t>
      </w:r>
      <w:r>
        <w:t>’s</w:t>
      </w:r>
      <w:r w:rsidR="00070C14">
        <w:t xml:space="preserve"> (head barcodes)</w:t>
      </w:r>
      <w:r>
        <w:t xml:space="preserve"> need editing in GFBio (KT will send request to Maria)</w:t>
      </w:r>
    </w:p>
    <w:p w:rsidR="004C1874" w:rsidRDefault="004C1874" w:rsidP="004C1874">
      <w:pPr>
        <w:pStyle w:val="ListParagraph"/>
        <w:ind w:left="1080"/>
      </w:pPr>
    </w:p>
    <w:p w:rsidR="004C1874" w:rsidRDefault="004C1874" w:rsidP="004C1874">
      <w:pPr>
        <w:pStyle w:val="ListParagraph"/>
        <w:ind w:left="1080"/>
      </w:pPr>
      <w:r>
        <w:rPr>
          <w:noProof/>
          <w:lang w:val="en-US"/>
        </w:rPr>
        <w:drawing>
          <wp:inline distT="0" distB="0" distL="0" distR="0" wp14:anchorId="29490B22" wp14:editId="512B2AEE">
            <wp:extent cx="5943600" cy="963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963930"/>
                    </a:xfrm>
                    <a:prstGeom prst="rect">
                      <a:avLst/>
                    </a:prstGeom>
                  </pic:spPr>
                </pic:pic>
              </a:graphicData>
            </a:graphic>
          </wp:inline>
        </w:drawing>
      </w:r>
    </w:p>
    <w:p w:rsidR="007D6E3D" w:rsidRDefault="00070C14" w:rsidP="00E83D05">
      <w:pPr>
        <w:pStyle w:val="ListParagraph"/>
        <w:numPr>
          <w:ilvl w:val="0"/>
          <w:numId w:val="3"/>
        </w:numPr>
      </w:pPr>
      <w:r>
        <w:t xml:space="preserve">Upload the </w:t>
      </w:r>
      <w:r w:rsidR="002D6FE7">
        <w:t xml:space="preserve">Sablefish </w:t>
      </w:r>
      <w:r>
        <w:t>head measurement data in to GFBio</w:t>
      </w:r>
      <w:r w:rsidR="00416477">
        <w:t>.</w:t>
      </w:r>
    </w:p>
    <w:p w:rsidR="00416477" w:rsidRDefault="002D6FE7" w:rsidP="00E83D05">
      <w:pPr>
        <w:pStyle w:val="ListParagraph"/>
        <w:numPr>
          <w:ilvl w:val="0"/>
          <w:numId w:val="3"/>
        </w:numPr>
      </w:pPr>
      <w:r>
        <w:t>Just a note that w</w:t>
      </w:r>
      <w:r w:rsidR="00416477">
        <w:t>e don’t really have any info about the tiny sablefish that we measured that were from the Salmon survey, and this info isn’t in GFBio</w:t>
      </w:r>
      <w:r w:rsidR="006C6806">
        <w:t>. Should it be?</w:t>
      </w:r>
    </w:p>
    <w:p w:rsidR="002D6FE7" w:rsidRDefault="002D6FE7" w:rsidP="00E83D05">
      <w:pPr>
        <w:pStyle w:val="ListParagraph"/>
        <w:numPr>
          <w:ilvl w:val="0"/>
          <w:numId w:val="3"/>
        </w:numPr>
      </w:pPr>
      <w:r>
        <w:t>Write a tech report</w:t>
      </w:r>
    </w:p>
    <w:p w:rsidR="007D6E3D" w:rsidRDefault="007D6E3D" w:rsidP="00E83D05"/>
    <w:p w:rsidR="006B032E" w:rsidRDefault="006B032E" w:rsidP="00E83D05"/>
    <w:sectPr w:rsidR="006B032E" w:rsidSect="008D13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73388"/>
    <w:multiLevelType w:val="hybridMultilevel"/>
    <w:tmpl w:val="78DC30D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820FD0"/>
    <w:multiLevelType w:val="hybridMultilevel"/>
    <w:tmpl w:val="359AD10E"/>
    <w:lvl w:ilvl="0" w:tplc="76504BF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2EE004F1"/>
    <w:multiLevelType w:val="hybridMultilevel"/>
    <w:tmpl w:val="F0AE07F4"/>
    <w:lvl w:ilvl="0" w:tplc="1009000F">
      <w:start w:val="1"/>
      <w:numFmt w:val="decimal"/>
      <w:lvlText w:val="%1."/>
      <w:lvlJc w:val="left"/>
      <w:pPr>
        <w:ind w:left="720" w:hanging="360"/>
      </w:pPr>
      <w:rPr>
        <w:rFonts w:hint="default"/>
      </w:rPr>
    </w:lvl>
    <w:lvl w:ilvl="1" w:tplc="10090019">
      <w:start w:val="1"/>
      <w:numFmt w:val="lowerLetter"/>
      <w:lvlText w:val="%2."/>
      <w:lvlJc w:val="left"/>
      <w:pPr>
        <w:ind w:left="1353"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F5D0DBD"/>
    <w:multiLevelType w:val="hybridMultilevel"/>
    <w:tmpl w:val="A744776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D8EEB4CE">
      <w:numFmt w:val="bullet"/>
      <w:lvlText w:val="-"/>
      <w:lvlJc w:val="left"/>
      <w:pPr>
        <w:ind w:left="2880" w:hanging="360"/>
      </w:pPr>
      <w:rPr>
        <w:rFonts w:ascii="Calibri" w:eastAsiaTheme="minorHAnsi" w:hAnsi="Calibri" w:cstheme="minorBidi"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8F0"/>
    <w:rsid w:val="00001CBC"/>
    <w:rsid w:val="00013824"/>
    <w:rsid w:val="00035037"/>
    <w:rsid w:val="00070C14"/>
    <w:rsid w:val="00091A06"/>
    <w:rsid w:val="000F334C"/>
    <w:rsid w:val="0010463C"/>
    <w:rsid w:val="00112114"/>
    <w:rsid w:val="00112A42"/>
    <w:rsid w:val="00127CB7"/>
    <w:rsid w:val="00142FCC"/>
    <w:rsid w:val="0024320C"/>
    <w:rsid w:val="002465B6"/>
    <w:rsid w:val="00266C1F"/>
    <w:rsid w:val="002747C1"/>
    <w:rsid w:val="00285D55"/>
    <w:rsid w:val="002D6FE7"/>
    <w:rsid w:val="002F75E8"/>
    <w:rsid w:val="003045F6"/>
    <w:rsid w:val="00321B09"/>
    <w:rsid w:val="00322483"/>
    <w:rsid w:val="00355420"/>
    <w:rsid w:val="00387837"/>
    <w:rsid w:val="00391894"/>
    <w:rsid w:val="003C18C5"/>
    <w:rsid w:val="003D235D"/>
    <w:rsid w:val="004132D8"/>
    <w:rsid w:val="00416477"/>
    <w:rsid w:val="00417DB3"/>
    <w:rsid w:val="00436738"/>
    <w:rsid w:val="0049126B"/>
    <w:rsid w:val="004B62E6"/>
    <w:rsid w:val="004C1874"/>
    <w:rsid w:val="004C4146"/>
    <w:rsid w:val="004D5018"/>
    <w:rsid w:val="004E0DC3"/>
    <w:rsid w:val="004E5176"/>
    <w:rsid w:val="004E6BC9"/>
    <w:rsid w:val="004F61ED"/>
    <w:rsid w:val="00503BC4"/>
    <w:rsid w:val="00547518"/>
    <w:rsid w:val="00591BE3"/>
    <w:rsid w:val="00596390"/>
    <w:rsid w:val="005A1804"/>
    <w:rsid w:val="005B46C1"/>
    <w:rsid w:val="005D5FEB"/>
    <w:rsid w:val="005F0B4E"/>
    <w:rsid w:val="00610ECD"/>
    <w:rsid w:val="00614A0B"/>
    <w:rsid w:val="00634DDB"/>
    <w:rsid w:val="00652E2A"/>
    <w:rsid w:val="006569EC"/>
    <w:rsid w:val="00671C22"/>
    <w:rsid w:val="006B032E"/>
    <w:rsid w:val="006C6806"/>
    <w:rsid w:val="00700DC0"/>
    <w:rsid w:val="007014C5"/>
    <w:rsid w:val="00721FCB"/>
    <w:rsid w:val="007A5591"/>
    <w:rsid w:val="007D1BCC"/>
    <w:rsid w:val="007D6E3D"/>
    <w:rsid w:val="007F2F0F"/>
    <w:rsid w:val="00803F81"/>
    <w:rsid w:val="00826AAA"/>
    <w:rsid w:val="00836EFA"/>
    <w:rsid w:val="00843C5B"/>
    <w:rsid w:val="00875865"/>
    <w:rsid w:val="00886938"/>
    <w:rsid w:val="008C5EB4"/>
    <w:rsid w:val="008D13F3"/>
    <w:rsid w:val="008D7179"/>
    <w:rsid w:val="008E1C97"/>
    <w:rsid w:val="008F5C12"/>
    <w:rsid w:val="00905495"/>
    <w:rsid w:val="0090653C"/>
    <w:rsid w:val="00926B3B"/>
    <w:rsid w:val="009601AB"/>
    <w:rsid w:val="009733F0"/>
    <w:rsid w:val="009963FA"/>
    <w:rsid w:val="009C2C1B"/>
    <w:rsid w:val="009D0D1E"/>
    <w:rsid w:val="009F0BCE"/>
    <w:rsid w:val="00A026CD"/>
    <w:rsid w:val="00A05E77"/>
    <w:rsid w:val="00A32AF1"/>
    <w:rsid w:val="00A6298A"/>
    <w:rsid w:val="00A77736"/>
    <w:rsid w:val="00A8163D"/>
    <w:rsid w:val="00AB45F0"/>
    <w:rsid w:val="00AC0005"/>
    <w:rsid w:val="00AE16DA"/>
    <w:rsid w:val="00AF3B0F"/>
    <w:rsid w:val="00AF7129"/>
    <w:rsid w:val="00B533F6"/>
    <w:rsid w:val="00B939A3"/>
    <w:rsid w:val="00B964D5"/>
    <w:rsid w:val="00B972C5"/>
    <w:rsid w:val="00BD1F91"/>
    <w:rsid w:val="00BE76EB"/>
    <w:rsid w:val="00BF681C"/>
    <w:rsid w:val="00C56014"/>
    <w:rsid w:val="00C8269F"/>
    <w:rsid w:val="00C958F4"/>
    <w:rsid w:val="00CA41CA"/>
    <w:rsid w:val="00CA5969"/>
    <w:rsid w:val="00CC6365"/>
    <w:rsid w:val="00CC7074"/>
    <w:rsid w:val="00CC7DDA"/>
    <w:rsid w:val="00CD760D"/>
    <w:rsid w:val="00CE5E92"/>
    <w:rsid w:val="00CE7B40"/>
    <w:rsid w:val="00D03937"/>
    <w:rsid w:val="00D31A3D"/>
    <w:rsid w:val="00D648F0"/>
    <w:rsid w:val="00DC74DB"/>
    <w:rsid w:val="00DD7432"/>
    <w:rsid w:val="00DF57E5"/>
    <w:rsid w:val="00E02239"/>
    <w:rsid w:val="00E16478"/>
    <w:rsid w:val="00E445D3"/>
    <w:rsid w:val="00E45CBF"/>
    <w:rsid w:val="00E47222"/>
    <w:rsid w:val="00E83D05"/>
    <w:rsid w:val="00EC2094"/>
    <w:rsid w:val="00EE1C20"/>
    <w:rsid w:val="00EE3B5A"/>
    <w:rsid w:val="00F10532"/>
    <w:rsid w:val="00F13493"/>
    <w:rsid w:val="00F65257"/>
    <w:rsid w:val="00F854DC"/>
    <w:rsid w:val="00FB6DA9"/>
    <w:rsid w:val="00FC1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DB351E-7FD8-4C16-9944-7302110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591"/>
  </w:style>
  <w:style w:type="paragraph" w:styleId="Heading1">
    <w:name w:val="heading 1"/>
    <w:basedOn w:val="Normal"/>
    <w:next w:val="Normal"/>
    <w:link w:val="Heading1Char"/>
    <w:uiPriority w:val="9"/>
    <w:qFormat/>
    <w:rsid w:val="007A55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55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eading 3 Char1,Heading 3 Char Char"/>
    <w:basedOn w:val="Normal"/>
    <w:next w:val="Normal"/>
    <w:link w:val="Heading3Char"/>
    <w:uiPriority w:val="9"/>
    <w:unhideWhenUsed/>
    <w:qFormat/>
    <w:rsid w:val="007A55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55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559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559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A559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A559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7A55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5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559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eading 3 Char1 Char,Heading 3 Char Char Char"/>
    <w:basedOn w:val="DefaultParagraphFont"/>
    <w:link w:val="Heading3"/>
    <w:uiPriority w:val="9"/>
    <w:rsid w:val="007A55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A55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A55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A55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A55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A559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7A559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A5591"/>
    <w:pPr>
      <w:spacing w:line="240" w:lineRule="auto"/>
    </w:pPr>
    <w:rPr>
      <w:b/>
      <w:bCs/>
      <w:color w:val="4F81BD" w:themeColor="accent1"/>
      <w:sz w:val="18"/>
      <w:szCs w:val="18"/>
    </w:rPr>
  </w:style>
  <w:style w:type="paragraph" w:styleId="Title">
    <w:name w:val="Title"/>
    <w:basedOn w:val="Normal"/>
    <w:next w:val="Normal"/>
    <w:link w:val="TitleChar"/>
    <w:uiPriority w:val="10"/>
    <w:qFormat/>
    <w:rsid w:val="007A55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559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A55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A559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A5591"/>
    <w:rPr>
      <w:b/>
      <w:bCs/>
    </w:rPr>
  </w:style>
  <w:style w:type="character" w:styleId="Emphasis">
    <w:name w:val="Emphasis"/>
    <w:basedOn w:val="DefaultParagraphFont"/>
    <w:uiPriority w:val="20"/>
    <w:qFormat/>
    <w:rsid w:val="007A5591"/>
    <w:rPr>
      <w:i/>
      <w:iCs/>
    </w:rPr>
  </w:style>
  <w:style w:type="paragraph" w:styleId="NoSpacing">
    <w:name w:val="No Spacing"/>
    <w:uiPriority w:val="1"/>
    <w:qFormat/>
    <w:rsid w:val="007A5591"/>
    <w:pPr>
      <w:spacing w:after="0" w:line="240" w:lineRule="auto"/>
    </w:pPr>
  </w:style>
  <w:style w:type="paragraph" w:styleId="ListParagraph">
    <w:name w:val="List Paragraph"/>
    <w:basedOn w:val="Normal"/>
    <w:uiPriority w:val="34"/>
    <w:qFormat/>
    <w:rsid w:val="007A5591"/>
    <w:pPr>
      <w:ind w:left="720"/>
      <w:contextualSpacing/>
    </w:pPr>
  </w:style>
  <w:style w:type="paragraph" w:styleId="Quote">
    <w:name w:val="Quote"/>
    <w:basedOn w:val="Normal"/>
    <w:next w:val="Normal"/>
    <w:link w:val="QuoteChar"/>
    <w:uiPriority w:val="29"/>
    <w:qFormat/>
    <w:rsid w:val="007A5591"/>
    <w:rPr>
      <w:i/>
      <w:iCs/>
      <w:color w:val="000000" w:themeColor="text1"/>
    </w:rPr>
  </w:style>
  <w:style w:type="character" w:customStyle="1" w:styleId="QuoteChar">
    <w:name w:val="Quote Char"/>
    <w:basedOn w:val="DefaultParagraphFont"/>
    <w:link w:val="Quote"/>
    <w:uiPriority w:val="29"/>
    <w:rsid w:val="007A5591"/>
    <w:rPr>
      <w:i/>
      <w:iCs/>
      <w:color w:val="000000" w:themeColor="text1"/>
    </w:rPr>
  </w:style>
  <w:style w:type="paragraph" w:styleId="IntenseQuote">
    <w:name w:val="Intense Quote"/>
    <w:basedOn w:val="Normal"/>
    <w:next w:val="Normal"/>
    <w:link w:val="IntenseQuoteChar"/>
    <w:uiPriority w:val="30"/>
    <w:qFormat/>
    <w:rsid w:val="007A55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A5591"/>
    <w:rPr>
      <w:b/>
      <w:bCs/>
      <w:i/>
      <w:iCs/>
      <w:color w:val="4F81BD" w:themeColor="accent1"/>
    </w:rPr>
  </w:style>
  <w:style w:type="character" w:styleId="SubtleEmphasis">
    <w:name w:val="Subtle Emphasis"/>
    <w:basedOn w:val="DefaultParagraphFont"/>
    <w:uiPriority w:val="19"/>
    <w:qFormat/>
    <w:rsid w:val="007A5591"/>
    <w:rPr>
      <w:i/>
      <w:iCs/>
      <w:color w:val="808080" w:themeColor="text1" w:themeTint="7F"/>
    </w:rPr>
  </w:style>
  <w:style w:type="character" w:styleId="IntenseEmphasis">
    <w:name w:val="Intense Emphasis"/>
    <w:basedOn w:val="DefaultParagraphFont"/>
    <w:uiPriority w:val="21"/>
    <w:qFormat/>
    <w:rsid w:val="007A5591"/>
    <w:rPr>
      <w:b/>
      <w:bCs/>
      <w:i/>
      <w:iCs/>
      <w:color w:val="4F81BD" w:themeColor="accent1"/>
    </w:rPr>
  </w:style>
  <w:style w:type="character" w:styleId="SubtleReference">
    <w:name w:val="Subtle Reference"/>
    <w:basedOn w:val="DefaultParagraphFont"/>
    <w:uiPriority w:val="31"/>
    <w:qFormat/>
    <w:rsid w:val="007A5591"/>
    <w:rPr>
      <w:smallCaps/>
      <w:color w:val="C0504D" w:themeColor="accent2"/>
      <w:u w:val="single"/>
    </w:rPr>
  </w:style>
  <w:style w:type="character" w:styleId="IntenseReference">
    <w:name w:val="Intense Reference"/>
    <w:basedOn w:val="DefaultParagraphFont"/>
    <w:uiPriority w:val="32"/>
    <w:qFormat/>
    <w:rsid w:val="007A5591"/>
    <w:rPr>
      <w:b/>
      <w:bCs/>
      <w:smallCaps/>
      <w:color w:val="C0504D" w:themeColor="accent2"/>
      <w:spacing w:val="5"/>
      <w:u w:val="single"/>
    </w:rPr>
  </w:style>
  <w:style w:type="character" w:styleId="BookTitle">
    <w:name w:val="Book Title"/>
    <w:basedOn w:val="DefaultParagraphFont"/>
    <w:uiPriority w:val="33"/>
    <w:qFormat/>
    <w:rsid w:val="007A5591"/>
    <w:rPr>
      <w:b/>
      <w:bCs/>
      <w:smallCaps/>
      <w:spacing w:val="5"/>
    </w:rPr>
  </w:style>
  <w:style w:type="paragraph" w:styleId="TOCHeading">
    <w:name w:val="TOC Heading"/>
    <w:basedOn w:val="Heading1"/>
    <w:next w:val="Normal"/>
    <w:uiPriority w:val="39"/>
    <w:semiHidden/>
    <w:unhideWhenUsed/>
    <w:qFormat/>
    <w:rsid w:val="007A5591"/>
    <w:pPr>
      <w:outlineLvl w:val="9"/>
    </w:pPr>
  </w:style>
  <w:style w:type="table" w:styleId="TableGrid">
    <w:name w:val="Table Grid"/>
    <w:basedOn w:val="TableNormal"/>
    <w:uiPriority w:val="59"/>
    <w:rsid w:val="00D64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97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2C5"/>
    <w:rPr>
      <w:rFonts w:ascii="Tahoma" w:hAnsi="Tahoma" w:cs="Tahoma"/>
      <w:sz w:val="16"/>
      <w:szCs w:val="16"/>
    </w:rPr>
  </w:style>
  <w:style w:type="character" w:styleId="CommentReference">
    <w:name w:val="annotation reference"/>
    <w:basedOn w:val="DefaultParagraphFont"/>
    <w:uiPriority w:val="99"/>
    <w:semiHidden/>
    <w:unhideWhenUsed/>
    <w:rsid w:val="00391894"/>
    <w:rPr>
      <w:sz w:val="16"/>
      <w:szCs w:val="16"/>
    </w:rPr>
  </w:style>
  <w:style w:type="paragraph" w:styleId="CommentText">
    <w:name w:val="annotation text"/>
    <w:basedOn w:val="Normal"/>
    <w:link w:val="CommentTextChar"/>
    <w:uiPriority w:val="99"/>
    <w:semiHidden/>
    <w:unhideWhenUsed/>
    <w:rsid w:val="00391894"/>
    <w:pPr>
      <w:spacing w:line="240" w:lineRule="auto"/>
    </w:pPr>
    <w:rPr>
      <w:sz w:val="20"/>
      <w:szCs w:val="20"/>
    </w:rPr>
  </w:style>
  <w:style w:type="character" w:customStyle="1" w:styleId="CommentTextChar">
    <w:name w:val="Comment Text Char"/>
    <w:basedOn w:val="DefaultParagraphFont"/>
    <w:link w:val="CommentText"/>
    <w:uiPriority w:val="99"/>
    <w:semiHidden/>
    <w:rsid w:val="00391894"/>
    <w:rPr>
      <w:sz w:val="20"/>
      <w:szCs w:val="20"/>
    </w:rPr>
  </w:style>
  <w:style w:type="paragraph" w:styleId="CommentSubject">
    <w:name w:val="annotation subject"/>
    <w:basedOn w:val="CommentText"/>
    <w:next w:val="CommentText"/>
    <w:link w:val="CommentSubjectChar"/>
    <w:uiPriority w:val="99"/>
    <w:semiHidden/>
    <w:unhideWhenUsed/>
    <w:rsid w:val="00391894"/>
    <w:rPr>
      <w:b/>
      <w:bCs/>
    </w:rPr>
  </w:style>
  <w:style w:type="character" w:customStyle="1" w:styleId="CommentSubjectChar">
    <w:name w:val="Comment Subject Char"/>
    <w:basedOn w:val="CommentTextChar"/>
    <w:link w:val="CommentSubject"/>
    <w:uiPriority w:val="99"/>
    <w:semiHidden/>
    <w:rsid w:val="003918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chart" Target="charts/chart4.xml"/><Relationship Id="rId5" Type="http://schemas.openxmlformats.org/officeDocument/2006/relationships/chart" Target="charts/chart1.xml"/><Relationship Id="rId15" Type="http://schemas.openxmlformats.org/officeDocument/2006/relationships/chart" Target="charts/chart6.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5.jp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 Upper jaw length vs fork length n=437, r=0.973</a:t>
            </a:r>
          </a:p>
        </c:rich>
      </c:tx>
      <c:layout>
        <c:manualLayout>
          <c:xMode val="edge"/>
          <c:yMode val="edge"/>
          <c:x val="0.14136811023622048"/>
          <c:y val="0"/>
        </c:manualLayout>
      </c:layout>
      <c:overlay val="0"/>
    </c:title>
    <c:autoTitleDeleted val="0"/>
    <c:plotArea>
      <c:layout/>
      <c:scatterChart>
        <c:scatterStyle val="lineMarker"/>
        <c:varyColors val="0"/>
        <c:ser>
          <c:idx val="0"/>
          <c:order val="0"/>
          <c:tx>
            <c:v>MALE</c:v>
          </c:tx>
          <c:spPr>
            <a:ln w="28575">
              <a:noFill/>
            </a:ln>
          </c:spPr>
          <c:marker>
            <c:symbol val="diamond"/>
            <c:size val="4"/>
          </c:marker>
          <c:xVal>
            <c:numRef>
              <c:f>Upper_jaw!$C$218:$C$439</c:f>
              <c:numCache>
                <c:formatCode>General</c:formatCode>
                <c:ptCount val="222"/>
                <c:pt idx="0">
                  <c:v>58.91</c:v>
                </c:pt>
                <c:pt idx="1">
                  <c:v>69.069999999999993</c:v>
                </c:pt>
                <c:pt idx="2">
                  <c:v>61.64</c:v>
                </c:pt>
                <c:pt idx="3">
                  <c:v>58.16</c:v>
                </c:pt>
                <c:pt idx="4">
                  <c:v>77.89</c:v>
                </c:pt>
                <c:pt idx="5">
                  <c:v>60.39</c:v>
                </c:pt>
                <c:pt idx="6">
                  <c:v>63.41</c:v>
                </c:pt>
                <c:pt idx="7">
                  <c:v>49.45</c:v>
                </c:pt>
                <c:pt idx="8">
                  <c:v>50.86</c:v>
                </c:pt>
                <c:pt idx="9">
                  <c:v>50.16</c:v>
                </c:pt>
                <c:pt idx="10">
                  <c:v>71.2</c:v>
                </c:pt>
                <c:pt idx="11">
                  <c:v>68.3</c:v>
                </c:pt>
                <c:pt idx="12">
                  <c:v>80.91</c:v>
                </c:pt>
                <c:pt idx="13">
                  <c:v>66.459999999999994</c:v>
                </c:pt>
                <c:pt idx="14">
                  <c:v>65.239999999999995</c:v>
                </c:pt>
                <c:pt idx="15">
                  <c:v>55.56</c:v>
                </c:pt>
                <c:pt idx="16">
                  <c:v>68.790000000000006</c:v>
                </c:pt>
                <c:pt idx="17">
                  <c:v>70.84</c:v>
                </c:pt>
                <c:pt idx="18">
                  <c:v>52.2</c:v>
                </c:pt>
                <c:pt idx="19">
                  <c:v>60.34</c:v>
                </c:pt>
                <c:pt idx="20">
                  <c:v>34.89</c:v>
                </c:pt>
                <c:pt idx="21">
                  <c:v>51.27</c:v>
                </c:pt>
                <c:pt idx="22">
                  <c:v>56.78</c:v>
                </c:pt>
                <c:pt idx="23">
                  <c:v>59</c:v>
                </c:pt>
                <c:pt idx="24">
                  <c:v>58.01</c:v>
                </c:pt>
                <c:pt idx="25">
                  <c:v>32.93</c:v>
                </c:pt>
                <c:pt idx="26">
                  <c:v>54.61</c:v>
                </c:pt>
                <c:pt idx="27">
                  <c:v>55.45</c:v>
                </c:pt>
                <c:pt idx="28">
                  <c:v>64.52</c:v>
                </c:pt>
                <c:pt idx="29">
                  <c:v>71.25</c:v>
                </c:pt>
                <c:pt idx="30">
                  <c:v>73.52</c:v>
                </c:pt>
                <c:pt idx="31">
                  <c:v>33.31</c:v>
                </c:pt>
                <c:pt idx="32">
                  <c:v>29.15</c:v>
                </c:pt>
                <c:pt idx="33">
                  <c:v>66.099999999999994</c:v>
                </c:pt>
                <c:pt idx="34">
                  <c:v>61.07</c:v>
                </c:pt>
                <c:pt idx="35">
                  <c:v>58.86</c:v>
                </c:pt>
                <c:pt idx="36">
                  <c:v>63.67</c:v>
                </c:pt>
                <c:pt idx="37">
                  <c:v>57.3</c:v>
                </c:pt>
                <c:pt idx="38">
                  <c:v>55.37</c:v>
                </c:pt>
                <c:pt idx="39">
                  <c:v>49.74</c:v>
                </c:pt>
                <c:pt idx="40">
                  <c:v>60.95</c:v>
                </c:pt>
                <c:pt idx="41">
                  <c:v>64.510000000000005</c:v>
                </c:pt>
                <c:pt idx="42">
                  <c:v>55.76</c:v>
                </c:pt>
                <c:pt idx="43">
                  <c:v>57.62</c:v>
                </c:pt>
                <c:pt idx="44">
                  <c:v>74.819999999999993</c:v>
                </c:pt>
                <c:pt idx="45">
                  <c:v>46.66</c:v>
                </c:pt>
                <c:pt idx="46">
                  <c:v>43.41</c:v>
                </c:pt>
                <c:pt idx="47">
                  <c:v>73.19</c:v>
                </c:pt>
                <c:pt idx="48">
                  <c:v>74.09</c:v>
                </c:pt>
                <c:pt idx="49">
                  <c:v>63.72</c:v>
                </c:pt>
                <c:pt idx="50">
                  <c:v>66.09</c:v>
                </c:pt>
                <c:pt idx="51">
                  <c:v>67.599999999999994</c:v>
                </c:pt>
                <c:pt idx="52">
                  <c:v>65.319999999999993</c:v>
                </c:pt>
                <c:pt idx="53">
                  <c:v>74.03</c:v>
                </c:pt>
                <c:pt idx="54">
                  <c:v>63.41</c:v>
                </c:pt>
                <c:pt idx="55">
                  <c:v>59.12</c:v>
                </c:pt>
                <c:pt idx="56">
                  <c:v>51.73</c:v>
                </c:pt>
                <c:pt idx="57">
                  <c:v>52.75</c:v>
                </c:pt>
                <c:pt idx="58">
                  <c:v>69.88</c:v>
                </c:pt>
                <c:pt idx="59">
                  <c:v>55.44</c:v>
                </c:pt>
                <c:pt idx="60">
                  <c:v>68.900000000000006</c:v>
                </c:pt>
                <c:pt idx="61">
                  <c:v>64.8</c:v>
                </c:pt>
                <c:pt idx="62">
                  <c:v>59.26</c:v>
                </c:pt>
                <c:pt idx="63">
                  <c:v>55.5</c:v>
                </c:pt>
                <c:pt idx="64">
                  <c:v>55.3</c:v>
                </c:pt>
                <c:pt idx="65">
                  <c:v>48.89</c:v>
                </c:pt>
                <c:pt idx="66">
                  <c:v>57.83</c:v>
                </c:pt>
                <c:pt idx="67">
                  <c:v>64.260000000000005</c:v>
                </c:pt>
                <c:pt idx="68">
                  <c:v>69.069999999999993</c:v>
                </c:pt>
                <c:pt idx="69">
                  <c:v>61.09</c:v>
                </c:pt>
                <c:pt idx="70">
                  <c:v>73.64</c:v>
                </c:pt>
                <c:pt idx="71">
                  <c:v>54.12</c:v>
                </c:pt>
                <c:pt idx="72">
                  <c:v>63.25</c:v>
                </c:pt>
                <c:pt idx="73">
                  <c:v>67.66</c:v>
                </c:pt>
                <c:pt idx="74">
                  <c:v>75.91</c:v>
                </c:pt>
                <c:pt idx="75">
                  <c:v>59.74</c:v>
                </c:pt>
                <c:pt idx="76">
                  <c:v>69.55</c:v>
                </c:pt>
                <c:pt idx="77">
                  <c:v>60.48</c:v>
                </c:pt>
                <c:pt idx="78">
                  <c:v>70.05</c:v>
                </c:pt>
                <c:pt idx="79">
                  <c:v>66.03</c:v>
                </c:pt>
                <c:pt idx="80">
                  <c:v>61.33</c:v>
                </c:pt>
                <c:pt idx="81">
                  <c:v>47.17</c:v>
                </c:pt>
                <c:pt idx="82">
                  <c:v>66.849999999999994</c:v>
                </c:pt>
                <c:pt idx="83">
                  <c:v>62.32</c:v>
                </c:pt>
                <c:pt idx="84">
                  <c:v>53.09</c:v>
                </c:pt>
                <c:pt idx="85">
                  <c:v>70.709999999999994</c:v>
                </c:pt>
                <c:pt idx="86">
                  <c:v>60.53</c:v>
                </c:pt>
                <c:pt idx="87">
                  <c:v>70.25</c:v>
                </c:pt>
                <c:pt idx="88">
                  <c:v>68.05</c:v>
                </c:pt>
                <c:pt idx="89">
                  <c:v>61.02</c:v>
                </c:pt>
                <c:pt idx="90">
                  <c:v>58.85</c:v>
                </c:pt>
                <c:pt idx="91">
                  <c:v>50.01</c:v>
                </c:pt>
                <c:pt idx="92">
                  <c:v>56.21</c:v>
                </c:pt>
                <c:pt idx="93">
                  <c:v>70.8</c:v>
                </c:pt>
                <c:pt idx="94">
                  <c:v>66.39</c:v>
                </c:pt>
                <c:pt idx="95">
                  <c:v>69.48</c:v>
                </c:pt>
                <c:pt idx="96">
                  <c:v>52.75</c:v>
                </c:pt>
                <c:pt idx="97">
                  <c:v>61.85</c:v>
                </c:pt>
                <c:pt idx="98">
                  <c:v>57.01</c:v>
                </c:pt>
                <c:pt idx="99">
                  <c:v>70.099999999999994</c:v>
                </c:pt>
                <c:pt idx="100">
                  <c:v>54.26</c:v>
                </c:pt>
                <c:pt idx="101">
                  <c:v>19.12</c:v>
                </c:pt>
                <c:pt idx="102">
                  <c:v>19.23</c:v>
                </c:pt>
                <c:pt idx="103">
                  <c:v>17.46</c:v>
                </c:pt>
                <c:pt idx="104">
                  <c:v>18.559999999999999</c:v>
                </c:pt>
                <c:pt idx="105">
                  <c:v>19.399999999999999</c:v>
                </c:pt>
                <c:pt idx="106">
                  <c:v>20.03</c:v>
                </c:pt>
                <c:pt idx="107">
                  <c:v>19.36</c:v>
                </c:pt>
                <c:pt idx="108">
                  <c:v>74.92</c:v>
                </c:pt>
                <c:pt idx="109">
                  <c:v>49.95</c:v>
                </c:pt>
                <c:pt idx="110">
                  <c:v>77.59</c:v>
                </c:pt>
                <c:pt idx="111">
                  <c:v>44.79</c:v>
                </c:pt>
                <c:pt idx="112">
                  <c:v>48.54</c:v>
                </c:pt>
                <c:pt idx="113">
                  <c:v>52.82</c:v>
                </c:pt>
                <c:pt idx="114">
                  <c:v>70.2</c:v>
                </c:pt>
                <c:pt idx="115">
                  <c:v>49.25</c:v>
                </c:pt>
                <c:pt idx="116">
                  <c:v>48.31</c:v>
                </c:pt>
                <c:pt idx="117">
                  <c:v>49.13</c:v>
                </c:pt>
                <c:pt idx="118">
                  <c:v>41.1</c:v>
                </c:pt>
                <c:pt idx="119">
                  <c:v>53.7</c:v>
                </c:pt>
                <c:pt idx="120">
                  <c:v>53.55</c:v>
                </c:pt>
                <c:pt idx="121">
                  <c:v>37.92</c:v>
                </c:pt>
                <c:pt idx="122">
                  <c:v>47.01</c:v>
                </c:pt>
                <c:pt idx="123">
                  <c:v>78.41</c:v>
                </c:pt>
                <c:pt idx="124">
                  <c:v>60.93</c:v>
                </c:pt>
                <c:pt idx="125">
                  <c:v>51.28</c:v>
                </c:pt>
                <c:pt idx="126">
                  <c:v>44.33</c:v>
                </c:pt>
                <c:pt idx="127">
                  <c:v>50.11</c:v>
                </c:pt>
                <c:pt idx="128">
                  <c:v>45.13</c:v>
                </c:pt>
                <c:pt idx="129">
                  <c:v>66.28</c:v>
                </c:pt>
                <c:pt idx="130">
                  <c:v>59.38</c:v>
                </c:pt>
                <c:pt idx="131">
                  <c:v>43.65</c:v>
                </c:pt>
                <c:pt idx="132">
                  <c:v>58.05</c:v>
                </c:pt>
                <c:pt idx="133">
                  <c:v>61.2</c:v>
                </c:pt>
                <c:pt idx="134">
                  <c:v>31.3</c:v>
                </c:pt>
                <c:pt idx="135">
                  <c:v>53.49</c:v>
                </c:pt>
                <c:pt idx="136">
                  <c:v>41.85</c:v>
                </c:pt>
                <c:pt idx="137">
                  <c:v>55.12</c:v>
                </c:pt>
                <c:pt idx="138">
                  <c:v>54.49</c:v>
                </c:pt>
                <c:pt idx="139">
                  <c:v>42.46</c:v>
                </c:pt>
                <c:pt idx="140">
                  <c:v>44.23</c:v>
                </c:pt>
                <c:pt idx="141">
                  <c:v>60.77</c:v>
                </c:pt>
                <c:pt idx="142">
                  <c:v>72.709999999999994</c:v>
                </c:pt>
                <c:pt idx="143">
                  <c:v>75.510000000000005</c:v>
                </c:pt>
                <c:pt idx="144">
                  <c:v>62.27</c:v>
                </c:pt>
                <c:pt idx="145">
                  <c:v>35.72</c:v>
                </c:pt>
                <c:pt idx="146">
                  <c:v>63.63</c:v>
                </c:pt>
                <c:pt idx="147">
                  <c:v>64.94</c:v>
                </c:pt>
                <c:pt idx="148">
                  <c:v>46.41</c:v>
                </c:pt>
                <c:pt idx="149">
                  <c:v>47.89</c:v>
                </c:pt>
                <c:pt idx="150">
                  <c:v>61.94</c:v>
                </c:pt>
                <c:pt idx="151">
                  <c:v>33.68</c:v>
                </c:pt>
                <c:pt idx="152">
                  <c:v>67.53</c:v>
                </c:pt>
                <c:pt idx="153">
                  <c:v>35.6</c:v>
                </c:pt>
                <c:pt idx="154">
                  <c:v>72.45</c:v>
                </c:pt>
                <c:pt idx="155">
                  <c:v>59.05</c:v>
                </c:pt>
                <c:pt idx="156">
                  <c:v>44.04</c:v>
                </c:pt>
                <c:pt idx="157">
                  <c:v>48.03</c:v>
                </c:pt>
                <c:pt idx="158">
                  <c:v>52.29</c:v>
                </c:pt>
                <c:pt idx="159">
                  <c:v>72.260000000000005</c:v>
                </c:pt>
                <c:pt idx="160">
                  <c:v>88.09</c:v>
                </c:pt>
                <c:pt idx="161">
                  <c:v>51.08</c:v>
                </c:pt>
                <c:pt idx="162">
                  <c:v>67.569999999999993</c:v>
                </c:pt>
                <c:pt idx="163">
                  <c:v>71.09</c:v>
                </c:pt>
                <c:pt idx="164">
                  <c:v>76.680000000000007</c:v>
                </c:pt>
                <c:pt idx="165">
                  <c:v>67.099999999999994</c:v>
                </c:pt>
                <c:pt idx="166">
                  <c:v>48.01</c:v>
                </c:pt>
                <c:pt idx="167">
                  <c:v>74.2</c:v>
                </c:pt>
                <c:pt idx="168">
                  <c:v>45.38</c:v>
                </c:pt>
                <c:pt idx="169">
                  <c:v>51.89</c:v>
                </c:pt>
                <c:pt idx="170">
                  <c:v>45.47</c:v>
                </c:pt>
                <c:pt idx="171">
                  <c:v>44.2</c:v>
                </c:pt>
                <c:pt idx="172">
                  <c:v>75.13</c:v>
                </c:pt>
                <c:pt idx="173">
                  <c:v>52.87</c:v>
                </c:pt>
                <c:pt idx="174">
                  <c:v>80.739999999999995</c:v>
                </c:pt>
                <c:pt idx="175">
                  <c:v>50.26</c:v>
                </c:pt>
                <c:pt idx="176">
                  <c:v>83.03</c:v>
                </c:pt>
                <c:pt idx="177">
                  <c:v>45.3</c:v>
                </c:pt>
                <c:pt idx="178">
                  <c:v>63.78</c:v>
                </c:pt>
                <c:pt idx="179">
                  <c:v>56.72</c:v>
                </c:pt>
                <c:pt idx="180">
                  <c:v>55.66</c:v>
                </c:pt>
                <c:pt idx="181">
                  <c:v>64.52</c:v>
                </c:pt>
                <c:pt idx="182">
                  <c:v>46.46</c:v>
                </c:pt>
                <c:pt idx="183">
                  <c:v>52.46</c:v>
                </c:pt>
                <c:pt idx="184">
                  <c:v>37.450000000000003</c:v>
                </c:pt>
                <c:pt idx="185">
                  <c:v>45.68</c:v>
                </c:pt>
                <c:pt idx="186">
                  <c:v>57.46</c:v>
                </c:pt>
                <c:pt idx="187">
                  <c:v>34.630000000000003</c:v>
                </c:pt>
                <c:pt idx="188">
                  <c:v>38.33</c:v>
                </c:pt>
                <c:pt idx="189">
                  <c:v>34.119999999999997</c:v>
                </c:pt>
                <c:pt idx="190">
                  <c:v>36.299999999999997</c:v>
                </c:pt>
                <c:pt idx="191">
                  <c:v>58.45</c:v>
                </c:pt>
                <c:pt idx="192">
                  <c:v>46.57</c:v>
                </c:pt>
                <c:pt idx="193">
                  <c:v>44.56</c:v>
                </c:pt>
                <c:pt idx="194">
                  <c:v>54.57</c:v>
                </c:pt>
                <c:pt idx="195">
                  <c:v>44.6</c:v>
                </c:pt>
                <c:pt idx="196">
                  <c:v>46.58</c:v>
                </c:pt>
                <c:pt idx="197">
                  <c:v>50.81</c:v>
                </c:pt>
                <c:pt idx="198">
                  <c:v>45.27</c:v>
                </c:pt>
                <c:pt idx="199">
                  <c:v>47.77</c:v>
                </c:pt>
                <c:pt idx="200">
                  <c:v>65.66</c:v>
                </c:pt>
                <c:pt idx="201">
                  <c:v>66.400000000000006</c:v>
                </c:pt>
                <c:pt idx="202">
                  <c:v>56.54</c:v>
                </c:pt>
                <c:pt idx="203">
                  <c:v>68.73</c:v>
                </c:pt>
                <c:pt idx="204">
                  <c:v>64.14</c:v>
                </c:pt>
                <c:pt idx="205">
                  <c:v>48.59</c:v>
                </c:pt>
                <c:pt idx="206">
                  <c:v>52.29</c:v>
                </c:pt>
                <c:pt idx="207">
                  <c:v>47.53</c:v>
                </c:pt>
                <c:pt idx="208">
                  <c:v>50.48</c:v>
                </c:pt>
                <c:pt idx="209">
                  <c:v>51.3</c:v>
                </c:pt>
                <c:pt idx="210">
                  <c:v>33.72</c:v>
                </c:pt>
                <c:pt idx="211">
                  <c:v>54.25</c:v>
                </c:pt>
                <c:pt idx="212">
                  <c:v>54.48</c:v>
                </c:pt>
                <c:pt idx="213">
                  <c:v>57.54</c:v>
                </c:pt>
                <c:pt idx="214">
                  <c:v>43.75</c:v>
                </c:pt>
                <c:pt idx="215">
                  <c:v>46.33</c:v>
                </c:pt>
                <c:pt idx="216">
                  <c:v>63.28</c:v>
                </c:pt>
                <c:pt idx="217">
                  <c:v>70.91</c:v>
                </c:pt>
                <c:pt idx="218">
                  <c:v>53.84</c:v>
                </c:pt>
                <c:pt idx="219">
                  <c:v>46.64</c:v>
                </c:pt>
                <c:pt idx="220">
                  <c:v>42.11</c:v>
                </c:pt>
                <c:pt idx="221">
                  <c:v>58.84</c:v>
                </c:pt>
              </c:numCache>
            </c:numRef>
          </c:xVal>
          <c:yVal>
            <c:numRef>
              <c:f>Upper_jaw!$D$218:$D$439</c:f>
              <c:numCache>
                <c:formatCode>General</c:formatCode>
                <c:ptCount val="222"/>
                <c:pt idx="0">
                  <c:v>585</c:v>
                </c:pt>
                <c:pt idx="1">
                  <c:v>660</c:v>
                </c:pt>
                <c:pt idx="2">
                  <c:v>590</c:v>
                </c:pt>
                <c:pt idx="3">
                  <c:v>570</c:v>
                </c:pt>
                <c:pt idx="4">
                  <c:v>740</c:v>
                </c:pt>
                <c:pt idx="5">
                  <c:v>615</c:v>
                </c:pt>
                <c:pt idx="6">
                  <c:v>620</c:v>
                </c:pt>
                <c:pt idx="7">
                  <c:v>470</c:v>
                </c:pt>
                <c:pt idx="8">
                  <c:v>525</c:v>
                </c:pt>
                <c:pt idx="9">
                  <c:v>510</c:v>
                </c:pt>
                <c:pt idx="10">
                  <c:v>705</c:v>
                </c:pt>
                <c:pt idx="11">
                  <c:v>655</c:v>
                </c:pt>
                <c:pt idx="12">
                  <c:v>740</c:v>
                </c:pt>
                <c:pt idx="13">
                  <c:v>635</c:v>
                </c:pt>
                <c:pt idx="14">
                  <c:v>645</c:v>
                </c:pt>
                <c:pt idx="15">
                  <c:v>545</c:v>
                </c:pt>
                <c:pt idx="16">
                  <c:v>640</c:v>
                </c:pt>
                <c:pt idx="17">
                  <c:v>660</c:v>
                </c:pt>
                <c:pt idx="18">
                  <c:v>535</c:v>
                </c:pt>
                <c:pt idx="19">
                  <c:v>555</c:v>
                </c:pt>
                <c:pt idx="20">
                  <c:v>380</c:v>
                </c:pt>
                <c:pt idx="21">
                  <c:v>510</c:v>
                </c:pt>
                <c:pt idx="22">
                  <c:v>525</c:v>
                </c:pt>
                <c:pt idx="23">
                  <c:v>595</c:v>
                </c:pt>
                <c:pt idx="24">
                  <c:v>530</c:v>
                </c:pt>
                <c:pt idx="25">
                  <c:v>360</c:v>
                </c:pt>
                <c:pt idx="26">
                  <c:v>560</c:v>
                </c:pt>
                <c:pt idx="27">
                  <c:v>545</c:v>
                </c:pt>
                <c:pt idx="28">
                  <c:v>575</c:v>
                </c:pt>
                <c:pt idx="29">
                  <c:v>675</c:v>
                </c:pt>
                <c:pt idx="30">
                  <c:v>650</c:v>
                </c:pt>
                <c:pt idx="31">
                  <c:v>350</c:v>
                </c:pt>
                <c:pt idx="32">
                  <c:v>340</c:v>
                </c:pt>
                <c:pt idx="33">
                  <c:v>610</c:v>
                </c:pt>
                <c:pt idx="34">
                  <c:v>605</c:v>
                </c:pt>
                <c:pt idx="35">
                  <c:v>565</c:v>
                </c:pt>
                <c:pt idx="36">
                  <c:v>605</c:v>
                </c:pt>
                <c:pt idx="37">
                  <c:v>550</c:v>
                </c:pt>
                <c:pt idx="38">
                  <c:v>555</c:v>
                </c:pt>
                <c:pt idx="39">
                  <c:v>500</c:v>
                </c:pt>
                <c:pt idx="40">
                  <c:v>585</c:v>
                </c:pt>
                <c:pt idx="41">
                  <c:v>605</c:v>
                </c:pt>
                <c:pt idx="42">
                  <c:v>565</c:v>
                </c:pt>
                <c:pt idx="43">
                  <c:v>565</c:v>
                </c:pt>
                <c:pt idx="44">
                  <c:v>705</c:v>
                </c:pt>
                <c:pt idx="45">
                  <c:v>495</c:v>
                </c:pt>
                <c:pt idx="46">
                  <c:v>455</c:v>
                </c:pt>
                <c:pt idx="47">
                  <c:v>725</c:v>
                </c:pt>
                <c:pt idx="48">
                  <c:v>695</c:v>
                </c:pt>
                <c:pt idx="49">
                  <c:v>640</c:v>
                </c:pt>
                <c:pt idx="50">
                  <c:v>670</c:v>
                </c:pt>
                <c:pt idx="51">
                  <c:v>645</c:v>
                </c:pt>
                <c:pt idx="52">
                  <c:v>655</c:v>
                </c:pt>
                <c:pt idx="53">
                  <c:v>700</c:v>
                </c:pt>
                <c:pt idx="54">
                  <c:v>600</c:v>
                </c:pt>
                <c:pt idx="55">
                  <c:v>575</c:v>
                </c:pt>
                <c:pt idx="56">
                  <c:v>540</c:v>
                </c:pt>
                <c:pt idx="57">
                  <c:v>520</c:v>
                </c:pt>
                <c:pt idx="58">
                  <c:v>695</c:v>
                </c:pt>
                <c:pt idx="59">
                  <c:v>580</c:v>
                </c:pt>
                <c:pt idx="60">
                  <c:v>670</c:v>
                </c:pt>
                <c:pt idx="61">
                  <c:v>645</c:v>
                </c:pt>
                <c:pt idx="62">
                  <c:v>610</c:v>
                </c:pt>
                <c:pt idx="63">
                  <c:v>555</c:v>
                </c:pt>
                <c:pt idx="64">
                  <c:v>560</c:v>
                </c:pt>
                <c:pt idx="65">
                  <c:v>510</c:v>
                </c:pt>
                <c:pt idx="66">
                  <c:v>625</c:v>
                </c:pt>
                <c:pt idx="67">
                  <c:v>605</c:v>
                </c:pt>
                <c:pt idx="68">
                  <c:v>665</c:v>
                </c:pt>
                <c:pt idx="69">
                  <c:v>595</c:v>
                </c:pt>
                <c:pt idx="70">
                  <c:v>675</c:v>
                </c:pt>
                <c:pt idx="71">
                  <c:v>540</c:v>
                </c:pt>
                <c:pt idx="72">
                  <c:v>635</c:v>
                </c:pt>
                <c:pt idx="73">
                  <c:v>680</c:v>
                </c:pt>
                <c:pt idx="74">
                  <c:v>755</c:v>
                </c:pt>
                <c:pt idx="75">
                  <c:v>620</c:v>
                </c:pt>
                <c:pt idx="76">
                  <c:v>720</c:v>
                </c:pt>
                <c:pt idx="77">
                  <c:v>610</c:v>
                </c:pt>
                <c:pt idx="78">
                  <c:v>685</c:v>
                </c:pt>
                <c:pt idx="79">
                  <c:v>635</c:v>
                </c:pt>
                <c:pt idx="80">
                  <c:v>620</c:v>
                </c:pt>
                <c:pt idx="81">
                  <c:v>495</c:v>
                </c:pt>
                <c:pt idx="82">
                  <c:v>650</c:v>
                </c:pt>
                <c:pt idx="83">
                  <c:v>625</c:v>
                </c:pt>
                <c:pt idx="84">
                  <c:v>550</c:v>
                </c:pt>
                <c:pt idx="85">
                  <c:v>700</c:v>
                </c:pt>
                <c:pt idx="86">
                  <c:v>550</c:v>
                </c:pt>
                <c:pt idx="87">
                  <c:v>640</c:v>
                </c:pt>
                <c:pt idx="88">
                  <c:v>650</c:v>
                </c:pt>
                <c:pt idx="89">
                  <c:v>645</c:v>
                </c:pt>
                <c:pt idx="90">
                  <c:v>600</c:v>
                </c:pt>
                <c:pt idx="91">
                  <c:v>510</c:v>
                </c:pt>
                <c:pt idx="92">
                  <c:v>545</c:v>
                </c:pt>
                <c:pt idx="93">
                  <c:v>675</c:v>
                </c:pt>
                <c:pt idx="94">
                  <c:v>630</c:v>
                </c:pt>
                <c:pt idx="95">
                  <c:v>670</c:v>
                </c:pt>
                <c:pt idx="96">
                  <c:v>545</c:v>
                </c:pt>
                <c:pt idx="97">
                  <c:v>615</c:v>
                </c:pt>
                <c:pt idx="98">
                  <c:v>570</c:v>
                </c:pt>
                <c:pt idx="99">
                  <c:v>680</c:v>
                </c:pt>
                <c:pt idx="100">
                  <c:v>560</c:v>
                </c:pt>
                <c:pt idx="101">
                  <c:v>240</c:v>
                </c:pt>
                <c:pt idx="102">
                  <c:v>260</c:v>
                </c:pt>
                <c:pt idx="103">
                  <c:v>240</c:v>
                </c:pt>
                <c:pt idx="104">
                  <c:v>250</c:v>
                </c:pt>
                <c:pt idx="105">
                  <c:v>245</c:v>
                </c:pt>
                <c:pt idx="106">
                  <c:v>245</c:v>
                </c:pt>
                <c:pt idx="107">
                  <c:v>245</c:v>
                </c:pt>
                <c:pt idx="108">
                  <c:v>685</c:v>
                </c:pt>
                <c:pt idx="109">
                  <c:v>515</c:v>
                </c:pt>
                <c:pt idx="110">
                  <c:v>700</c:v>
                </c:pt>
                <c:pt idx="111">
                  <c:v>460</c:v>
                </c:pt>
                <c:pt idx="112">
                  <c:v>485</c:v>
                </c:pt>
                <c:pt idx="113">
                  <c:v>500</c:v>
                </c:pt>
                <c:pt idx="114">
                  <c:v>655</c:v>
                </c:pt>
                <c:pt idx="115">
                  <c:v>535</c:v>
                </c:pt>
                <c:pt idx="116">
                  <c:v>495</c:v>
                </c:pt>
                <c:pt idx="117">
                  <c:v>515</c:v>
                </c:pt>
                <c:pt idx="118">
                  <c:v>445</c:v>
                </c:pt>
                <c:pt idx="119">
                  <c:v>580</c:v>
                </c:pt>
                <c:pt idx="120">
                  <c:v>530</c:v>
                </c:pt>
                <c:pt idx="121">
                  <c:v>420</c:v>
                </c:pt>
                <c:pt idx="122">
                  <c:v>475</c:v>
                </c:pt>
                <c:pt idx="123">
                  <c:v>725</c:v>
                </c:pt>
                <c:pt idx="124">
                  <c:v>610</c:v>
                </c:pt>
                <c:pt idx="125">
                  <c:v>490</c:v>
                </c:pt>
                <c:pt idx="126">
                  <c:v>470</c:v>
                </c:pt>
                <c:pt idx="127">
                  <c:v>485</c:v>
                </c:pt>
                <c:pt idx="128">
                  <c:v>480</c:v>
                </c:pt>
                <c:pt idx="129">
                  <c:v>650</c:v>
                </c:pt>
                <c:pt idx="130">
                  <c:v>590</c:v>
                </c:pt>
                <c:pt idx="131">
                  <c:v>655</c:v>
                </c:pt>
                <c:pt idx="132">
                  <c:v>600</c:v>
                </c:pt>
                <c:pt idx="133">
                  <c:v>595</c:v>
                </c:pt>
                <c:pt idx="134">
                  <c:v>320</c:v>
                </c:pt>
                <c:pt idx="135">
                  <c:v>550</c:v>
                </c:pt>
                <c:pt idx="136">
                  <c:v>440</c:v>
                </c:pt>
                <c:pt idx="137">
                  <c:v>540</c:v>
                </c:pt>
                <c:pt idx="138">
                  <c:v>530</c:v>
                </c:pt>
                <c:pt idx="139">
                  <c:v>470</c:v>
                </c:pt>
                <c:pt idx="140">
                  <c:v>485</c:v>
                </c:pt>
                <c:pt idx="141">
                  <c:v>615</c:v>
                </c:pt>
                <c:pt idx="142">
                  <c:v>725</c:v>
                </c:pt>
                <c:pt idx="143">
                  <c:v>730</c:v>
                </c:pt>
                <c:pt idx="144">
                  <c:v>590</c:v>
                </c:pt>
                <c:pt idx="145">
                  <c:v>390</c:v>
                </c:pt>
                <c:pt idx="146">
                  <c:v>620</c:v>
                </c:pt>
                <c:pt idx="147">
                  <c:v>585</c:v>
                </c:pt>
                <c:pt idx="148">
                  <c:v>500</c:v>
                </c:pt>
                <c:pt idx="149">
                  <c:v>490</c:v>
                </c:pt>
                <c:pt idx="150">
                  <c:v>635</c:v>
                </c:pt>
                <c:pt idx="151">
                  <c:v>375</c:v>
                </c:pt>
                <c:pt idx="152">
                  <c:v>630</c:v>
                </c:pt>
                <c:pt idx="153">
                  <c:v>375</c:v>
                </c:pt>
                <c:pt idx="154">
                  <c:v>740</c:v>
                </c:pt>
                <c:pt idx="155">
                  <c:v>600</c:v>
                </c:pt>
                <c:pt idx="156">
                  <c:v>435</c:v>
                </c:pt>
                <c:pt idx="157">
                  <c:v>460</c:v>
                </c:pt>
                <c:pt idx="158">
                  <c:v>520</c:v>
                </c:pt>
                <c:pt idx="159">
                  <c:v>700</c:v>
                </c:pt>
                <c:pt idx="160">
                  <c:v>780</c:v>
                </c:pt>
                <c:pt idx="161">
                  <c:v>535</c:v>
                </c:pt>
                <c:pt idx="162">
                  <c:v>640</c:v>
                </c:pt>
                <c:pt idx="163">
                  <c:v>665</c:v>
                </c:pt>
                <c:pt idx="164">
                  <c:v>750</c:v>
                </c:pt>
                <c:pt idx="165">
                  <c:v>630</c:v>
                </c:pt>
                <c:pt idx="166">
                  <c:v>480</c:v>
                </c:pt>
                <c:pt idx="167">
                  <c:v>765</c:v>
                </c:pt>
                <c:pt idx="168">
                  <c:v>455</c:v>
                </c:pt>
                <c:pt idx="169">
                  <c:v>520</c:v>
                </c:pt>
                <c:pt idx="170">
                  <c:v>460</c:v>
                </c:pt>
                <c:pt idx="171">
                  <c:v>465</c:v>
                </c:pt>
                <c:pt idx="172">
                  <c:v>730</c:v>
                </c:pt>
                <c:pt idx="173">
                  <c:v>525</c:v>
                </c:pt>
                <c:pt idx="174">
                  <c:v>720</c:v>
                </c:pt>
                <c:pt idx="175">
                  <c:v>490</c:v>
                </c:pt>
                <c:pt idx="176">
                  <c:v>755</c:v>
                </c:pt>
                <c:pt idx="177">
                  <c:v>475</c:v>
                </c:pt>
                <c:pt idx="178">
                  <c:v>575</c:v>
                </c:pt>
                <c:pt idx="179">
                  <c:v>565</c:v>
                </c:pt>
                <c:pt idx="180">
                  <c:v>570</c:v>
                </c:pt>
                <c:pt idx="181">
                  <c:v>595</c:v>
                </c:pt>
                <c:pt idx="182">
                  <c:v>475</c:v>
                </c:pt>
                <c:pt idx="183">
                  <c:v>520</c:v>
                </c:pt>
                <c:pt idx="184">
                  <c:v>405</c:v>
                </c:pt>
                <c:pt idx="185">
                  <c:v>495</c:v>
                </c:pt>
                <c:pt idx="186">
                  <c:v>580</c:v>
                </c:pt>
                <c:pt idx="187">
                  <c:v>380</c:v>
                </c:pt>
                <c:pt idx="188">
                  <c:v>420</c:v>
                </c:pt>
                <c:pt idx="189">
                  <c:v>400</c:v>
                </c:pt>
                <c:pt idx="190">
                  <c:v>400</c:v>
                </c:pt>
                <c:pt idx="191">
                  <c:v>575</c:v>
                </c:pt>
                <c:pt idx="192">
                  <c:v>485</c:v>
                </c:pt>
                <c:pt idx="193">
                  <c:v>460</c:v>
                </c:pt>
                <c:pt idx="194">
                  <c:v>585</c:v>
                </c:pt>
                <c:pt idx="195">
                  <c:v>500</c:v>
                </c:pt>
                <c:pt idx="196">
                  <c:v>475</c:v>
                </c:pt>
                <c:pt idx="197">
                  <c:v>535</c:v>
                </c:pt>
                <c:pt idx="198">
                  <c:v>480</c:v>
                </c:pt>
                <c:pt idx="199">
                  <c:v>480</c:v>
                </c:pt>
                <c:pt idx="200">
                  <c:v>665</c:v>
                </c:pt>
                <c:pt idx="201">
                  <c:v>630</c:v>
                </c:pt>
                <c:pt idx="202">
                  <c:v>560</c:v>
                </c:pt>
                <c:pt idx="203">
                  <c:v>665</c:v>
                </c:pt>
                <c:pt idx="204">
                  <c:v>695</c:v>
                </c:pt>
                <c:pt idx="205">
                  <c:v>515</c:v>
                </c:pt>
                <c:pt idx="206">
                  <c:v>505</c:v>
                </c:pt>
                <c:pt idx="207">
                  <c:v>505</c:v>
                </c:pt>
                <c:pt idx="208">
                  <c:v>505</c:v>
                </c:pt>
                <c:pt idx="209">
                  <c:v>530</c:v>
                </c:pt>
                <c:pt idx="210">
                  <c:v>360</c:v>
                </c:pt>
                <c:pt idx="211">
                  <c:v>555</c:v>
                </c:pt>
                <c:pt idx="212">
                  <c:v>580</c:v>
                </c:pt>
                <c:pt idx="213">
                  <c:v>590</c:v>
                </c:pt>
                <c:pt idx="214">
                  <c:v>470</c:v>
                </c:pt>
                <c:pt idx="215">
                  <c:v>505</c:v>
                </c:pt>
                <c:pt idx="216">
                  <c:v>615</c:v>
                </c:pt>
                <c:pt idx="217">
                  <c:v>670</c:v>
                </c:pt>
                <c:pt idx="218">
                  <c:v>515</c:v>
                </c:pt>
                <c:pt idx="219">
                  <c:v>490</c:v>
                </c:pt>
                <c:pt idx="220">
                  <c:v>450</c:v>
                </c:pt>
                <c:pt idx="221">
                  <c:v>570</c:v>
                </c:pt>
              </c:numCache>
            </c:numRef>
          </c:yVal>
          <c:smooth val="0"/>
          <c:extLst>
            <c:ext xmlns:c16="http://schemas.microsoft.com/office/drawing/2014/chart" uri="{C3380CC4-5D6E-409C-BE32-E72D297353CC}">
              <c16:uniqueId val="{00000000-944A-4749-B6E6-301D14FA17D9}"/>
            </c:ext>
          </c:extLst>
        </c:ser>
        <c:ser>
          <c:idx val="1"/>
          <c:order val="1"/>
          <c:tx>
            <c:v>FEMALE</c:v>
          </c:tx>
          <c:spPr>
            <a:ln w="28575">
              <a:noFill/>
            </a:ln>
          </c:spPr>
          <c:marker>
            <c:symbol val="square"/>
            <c:size val="4"/>
            <c:spPr>
              <a:solidFill>
                <a:srgbClr val="C00000"/>
              </a:solidFill>
            </c:spPr>
          </c:marker>
          <c:xVal>
            <c:numRef>
              <c:f>Upper_jaw!$C$2:$C$217</c:f>
              <c:numCache>
                <c:formatCode>General</c:formatCode>
                <c:ptCount val="216"/>
                <c:pt idx="0">
                  <c:v>45.04</c:v>
                </c:pt>
                <c:pt idx="1">
                  <c:v>53.1</c:v>
                </c:pt>
                <c:pt idx="2">
                  <c:v>67.75</c:v>
                </c:pt>
                <c:pt idx="3">
                  <c:v>74.11</c:v>
                </c:pt>
                <c:pt idx="4">
                  <c:v>84.47</c:v>
                </c:pt>
                <c:pt idx="5">
                  <c:v>66.78</c:v>
                </c:pt>
                <c:pt idx="6">
                  <c:v>50.6</c:v>
                </c:pt>
                <c:pt idx="7">
                  <c:v>44.99</c:v>
                </c:pt>
                <c:pt idx="8">
                  <c:v>73.010000000000005</c:v>
                </c:pt>
                <c:pt idx="9">
                  <c:v>55.26</c:v>
                </c:pt>
                <c:pt idx="10">
                  <c:v>44.73</c:v>
                </c:pt>
                <c:pt idx="11">
                  <c:v>73.959999999999994</c:v>
                </c:pt>
                <c:pt idx="12">
                  <c:v>72.430000000000007</c:v>
                </c:pt>
                <c:pt idx="13">
                  <c:v>54.68</c:v>
                </c:pt>
                <c:pt idx="14">
                  <c:v>55.6</c:v>
                </c:pt>
                <c:pt idx="15">
                  <c:v>58</c:v>
                </c:pt>
                <c:pt idx="16">
                  <c:v>66.64</c:v>
                </c:pt>
                <c:pt idx="17">
                  <c:v>122.95</c:v>
                </c:pt>
                <c:pt idx="18">
                  <c:v>93.22</c:v>
                </c:pt>
                <c:pt idx="19">
                  <c:v>74.37</c:v>
                </c:pt>
                <c:pt idx="20">
                  <c:v>60</c:v>
                </c:pt>
                <c:pt idx="21">
                  <c:v>90.71</c:v>
                </c:pt>
                <c:pt idx="22">
                  <c:v>53.36</c:v>
                </c:pt>
                <c:pt idx="23">
                  <c:v>30.83</c:v>
                </c:pt>
                <c:pt idx="24">
                  <c:v>34.840000000000003</c:v>
                </c:pt>
                <c:pt idx="25">
                  <c:v>52.61</c:v>
                </c:pt>
                <c:pt idx="26">
                  <c:v>51.66</c:v>
                </c:pt>
                <c:pt idx="27">
                  <c:v>67.180000000000007</c:v>
                </c:pt>
                <c:pt idx="28">
                  <c:v>70.22</c:v>
                </c:pt>
                <c:pt idx="29">
                  <c:v>56.95</c:v>
                </c:pt>
                <c:pt idx="30">
                  <c:v>61.3</c:v>
                </c:pt>
                <c:pt idx="31">
                  <c:v>48.63</c:v>
                </c:pt>
                <c:pt idx="32">
                  <c:v>46.57</c:v>
                </c:pt>
                <c:pt idx="33">
                  <c:v>56.06</c:v>
                </c:pt>
                <c:pt idx="34">
                  <c:v>60.4</c:v>
                </c:pt>
                <c:pt idx="35">
                  <c:v>72.59</c:v>
                </c:pt>
                <c:pt idx="36">
                  <c:v>30.52</c:v>
                </c:pt>
                <c:pt idx="37">
                  <c:v>71.41</c:v>
                </c:pt>
                <c:pt idx="38">
                  <c:v>55.08</c:v>
                </c:pt>
                <c:pt idx="39">
                  <c:v>58.84</c:v>
                </c:pt>
                <c:pt idx="40">
                  <c:v>52.43</c:v>
                </c:pt>
                <c:pt idx="41">
                  <c:v>67.760000000000005</c:v>
                </c:pt>
                <c:pt idx="42">
                  <c:v>70.88</c:v>
                </c:pt>
                <c:pt idx="43">
                  <c:v>68.55</c:v>
                </c:pt>
                <c:pt idx="44">
                  <c:v>72.89</c:v>
                </c:pt>
                <c:pt idx="45">
                  <c:v>61.6</c:v>
                </c:pt>
                <c:pt idx="46">
                  <c:v>73.239999999999995</c:v>
                </c:pt>
                <c:pt idx="47">
                  <c:v>54.17</c:v>
                </c:pt>
                <c:pt idx="48">
                  <c:v>66.599999999999994</c:v>
                </c:pt>
                <c:pt idx="49">
                  <c:v>76.58</c:v>
                </c:pt>
                <c:pt idx="50">
                  <c:v>57.9</c:v>
                </c:pt>
                <c:pt idx="51">
                  <c:v>64.09</c:v>
                </c:pt>
                <c:pt idx="52">
                  <c:v>69.31</c:v>
                </c:pt>
                <c:pt idx="53">
                  <c:v>66.459999999999994</c:v>
                </c:pt>
                <c:pt idx="54">
                  <c:v>70.319999999999993</c:v>
                </c:pt>
                <c:pt idx="55">
                  <c:v>72.8</c:v>
                </c:pt>
                <c:pt idx="56">
                  <c:v>73.12</c:v>
                </c:pt>
                <c:pt idx="57">
                  <c:v>62.66</c:v>
                </c:pt>
                <c:pt idx="58">
                  <c:v>65.650000000000006</c:v>
                </c:pt>
                <c:pt idx="59">
                  <c:v>68.23</c:v>
                </c:pt>
                <c:pt idx="60">
                  <c:v>59.69</c:v>
                </c:pt>
                <c:pt idx="61">
                  <c:v>66.23</c:v>
                </c:pt>
                <c:pt idx="62">
                  <c:v>79.47</c:v>
                </c:pt>
                <c:pt idx="63">
                  <c:v>98.58</c:v>
                </c:pt>
                <c:pt idx="64">
                  <c:v>91.93</c:v>
                </c:pt>
                <c:pt idx="65">
                  <c:v>104.32</c:v>
                </c:pt>
                <c:pt idx="66">
                  <c:v>64.010000000000005</c:v>
                </c:pt>
                <c:pt idx="67">
                  <c:v>62.41</c:v>
                </c:pt>
                <c:pt idx="68">
                  <c:v>76.61</c:v>
                </c:pt>
                <c:pt idx="69">
                  <c:v>63.67</c:v>
                </c:pt>
                <c:pt idx="70">
                  <c:v>76.78</c:v>
                </c:pt>
                <c:pt idx="71">
                  <c:v>68.790000000000006</c:v>
                </c:pt>
                <c:pt idx="72">
                  <c:v>72.88</c:v>
                </c:pt>
                <c:pt idx="73">
                  <c:v>74.06</c:v>
                </c:pt>
                <c:pt idx="74">
                  <c:v>89.57</c:v>
                </c:pt>
                <c:pt idx="75">
                  <c:v>99.67</c:v>
                </c:pt>
                <c:pt idx="76">
                  <c:v>92.42</c:v>
                </c:pt>
                <c:pt idx="77">
                  <c:v>54.27</c:v>
                </c:pt>
                <c:pt idx="78">
                  <c:v>34.17</c:v>
                </c:pt>
                <c:pt idx="79">
                  <c:v>51.18</c:v>
                </c:pt>
                <c:pt idx="80">
                  <c:v>53.74</c:v>
                </c:pt>
                <c:pt idx="81">
                  <c:v>32.97</c:v>
                </c:pt>
                <c:pt idx="82">
                  <c:v>37.39</c:v>
                </c:pt>
                <c:pt idx="83">
                  <c:v>37.44</c:v>
                </c:pt>
                <c:pt idx="84">
                  <c:v>56.48</c:v>
                </c:pt>
                <c:pt idx="86">
                  <c:v>46.8</c:v>
                </c:pt>
                <c:pt idx="87">
                  <c:v>59.91</c:v>
                </c:pt>
                <c:pt idx="88">
                  <c:v>57.33</c:v>
                </c:pt>
                <c:pt idx="89">
                  <c:v>47.48</c:v>
                </c:pt>
                <c:pt idx="90">
                  <c:v>72.95</c:v>
                </c:pt>
                <c:pt idx="91">
                  <c:v>54.59</c:v>
                </c:pt>
                <c:pt idx="92">
                  <c:v>57.94</c:v>
                </c:pt>
                <c:pt idx="93">
                  <c:v>54.59</c:v>
                </c:pt>
                <c:pt idx="94">
                  <c:v>59.55</c:v>
                </c:pt>
                <c:pt idx="95">
                  <c:v>57.74</c:v>
                </c:pt>
                <c:pt idx="96">
                  <c:v>63.41</c:v>
                </c:pt>
                <c:pt idx="97">
                  <c:v>57.29</c:v>
                </c:pt>
                <c:pt idx="98">
                  <c:v>36.409999999999997</c:v>
                </c:pt>
                <c:pt idx="99">
                  <c:v>64.19</c:v>
                </c:pt>
                <c:pt idx="100">
                  <c:v>58.84</c:v>
                </c:pt>
                <c:pt idx="101">
                  <c:v>54.99</c:v>
                </c:pt>
                <c:pt idx="102">
                  <c:v>58.1</c:v>
                </c:pt>
                <c:pt idx="103">
                  <c:v>53.9</c:v>
                </c:pt>
                <c:pt idx="104">
                  <c:v>50.98</c:v>
                </c:pt>
                <c:pt idx="105">
                  <c:v>47.66</c:v>
                </c:pt>
                <c:pt idx="106">
                  <c:v>34.21</c:v>
                </c:pt>
                <c:pt idx="107">
                  <c:v>50.98</c:v>
                </c:pt>
                <c:pt idx="108">
                  <c:v>66.22</c:v>
                </c:pt>
                <c:pt idx="109">
                  <c:v>75.739999999999995</c:v>
                </c:pt>
                <c:pt idx="110">
                  <c:v>69.2</c:v>
                </c:pt>
                <c:pt idx="111">
                  <c:v>86.5</c:v>
                </c:pt>
                <c:pt idx="112">
                  <c:v>53.9</c:v>
                </c:pt>
                <c:pt idx="113">
                  <c:v>53.5</c:v>
                </c:pt>
                <c:pt idx="114">
                  <c:v>54.68</c:v>
                </c:pt>
                <c:pt idx="115">
                  <c:v>58.48</c:v>
                </c:pt>
                <c:pt idx="116">
                  <c:v>49.99</c:v>
                </c:pt>
                <c:pt idx="117">
                  <c:v>48.75</c:v>
                </c:pt>
                <c:pt idx="118">
                  <c:v>65.91</c:v>
                </c:pt>
                <c:pt idx="119">
                  <c:v>128.93</c:v>
                </c:pt>
                <c:pt idx="120">
                  <c:v>34.619999999999997</c:v>
                </c:pt>
                <c:pt idx="121">
                  <c:v>52.6</c:v>
                </c:pt>
                <c:pt idx="122">
                  <c:v>52.97</c:v>
                </c:pt>
                <c:pt idx="123">
                  <c:v>35.479999999999997</c:v>
                </c:pt>
                <c:pt idx="124">
                  <c:v>58.39</c:v>
                </c:pt>
                <c:pt idx="125">
                  <c:v>34.19</c:v>
                </c:pt>
                <c:pt idx="126">
                  <c:v>60.88</c:v>
                </c:pt>
                <c:pt idx="127">
                  <c:v>44.12</c:v>
                </c:pt>
                <c:pt idx="128">
                  <c:v>62.62</c:v>
                </c:pt>
                <c:pt idx="129">
                  <c:v>37.64</c:v>
                </c:pt>
                <c:pt idx="130">
                  <c:v>50.11</c:v>
                </c:pt>
                <c:pt idx="131">
                  <c:v>47.3</c:v>
                </c:pt>
                <c:pt idx="132">
                  <c:v>51.68</c:v>
                </c:pt>
                <c:pt idx="133">
                  <c:v>127.6</c:v>
                </c:pt>
                <c:pt idx="134">
                  <c:v>68.87</c:v>
                </c:pt>
                <c:pt idx="135">
                  <c:v>32.119999999999997</c:v>
                </c:pt>
                <c:pt idx="136">
                  <c:v>62.8</c:v>
                </c:pt>
                <c:pt idx="137">
                  <c:v>48.47</c:v>
                </c:pt>
                <c:pt idx="138">
                  <c:v>39.76</c:v>
                </c:pt>
                <c:pt idx="139">
                  <c:v>36.79</c:v>
                </c:pt>
                <c:pt idx="140">
                  <c:v>34.75</c:v>
                </c:pt>
                <c:pt idx="141">
                  <c:v>62.44</c:v>
                </c:pt>
                <c:pt idx="142">
                  <c:v>32.51</c:v>
                </c:pt>
                <c:pt idx="143">
                  <c:v>60.05</c:v>
                </c:pt>
                <c:pt idx="144">
                  <c:v>102.66</c:v>
                </c:pt>
                <c:pt idx="145">
                  <c:v>76.010000000000005</c:v>
                </c:pt>
                <c:pt idx="146">
                  <c:v>50.97</c:v>
                </c:pt>
                <c:pt idx="147">
                  <c:v>70.989999999999995</c:v>
                </c:pt>
                <c:pt idx="148">
                  <c:v>42.25</c:v>
                </c:pt>
                <c:pt idx="149">
                  <c:v>51.42</c:v>
                </c:pt>
                <c:pt idx="150">
                  <c:v>68.05</c:v>
                </c:pt>
                <c:pt idx="151">
                  <c:v>48.21</c:v>
                </c:pt>
                <c:pt idx="152">
                  <c:v>44.95</c:v>
                </c:pt>
                <c:pt idx="153">
                  <c:v>65.319999999999993</c:v>
                </c:pt>
                <c:pt idx="154">
                  <c:v>44.07</c:v>
                </c:pt>
                <c:pt idx="155">
                  <c:v>72.39</c:v>
                </c:pt>
                <c:pt idx="156">
                  <c:v>43.91</c:v>
                </c:pt>
                <c:pt idx="157">
                  <c:v>70.540000000000006</c:v>
                </c:pt>
                <c:pt idx="158">
                  <c:v>70.45</c:v>
                </c:pt>
                <c:pt idx="159">
                  <c:v>63.44</c:v>
                </c:pt>
                <c:pt idx="160">
                  <c:v>50.18</c:v>
                </c:pt>
                <c:pt idx="161">
                  <c:v>44.91</c:v>
                </c:pt>
                <c:pt idx="162">
                  <c:v>41.77</c:v>
                </c:pt>
                <c:pt idx="163">
                  <c:v>46.01</c:v>
                </c:pt>
                <c:pt idx="164">
                  <c:v>64.37</c:v>
                </c:pt>
                <c:pt idx="165">
                  <c:v>88.73</c:v>
                </c:pt>
                <c:pt idx="166">
                  <c:v>80.45</c:v>
                </c:pt>
                <c:pt idx="167">
                  <c:v>64.16</c:v>
                </c:pt>
                <c:pt idx="168">
                  <c:v>64.56</c:v>
                </c:pt>
                <c:pt idx="169">
                  <c:v>72.33</c:v>
                </c:pt>
                <c:pt idx="170">
                  <c:v>47.12</c:v>
                </c:pt>
                <c:pt idx="171">
                  <c:v>51.13</c:v>
                </c:pt>
                <c:pt idx="172">
                  <c:v>91.5</c:v>
                </c:pt>
                <c:pt idx="173">
                  <c:v>48.89</c:v>
                </c:pt>
                <c:pt idx="174">
                  <c:v>87.4</c:v>
                </c:pt>
                <c:pt idx="175">
                  <c:v>55.77</c:v>
                </c:pt>
                <c:pt idx="176">
                  <c:v>68.17</c:v>
                </c:pt>
                <c:pt idx="177">
                  <c:v>58.77</c:v>
                </c:pt>
                <c:pt idx="178">
                  <c:v>48.89</c:v>
                </c:pt>
                <c:pt idx="179">
                  <c:v>35.42</c:v>
                </c:pt>
                <c:pt idx="180">
                  <c:v>36.6</c:v>
                </c:pt>
                <c:pt idx="181">
                  <c:v>62.68</c:v>
                </c:pt>
                <c:pt idx="182">
                  <c:v>46.47</c:v>
                </c:pt>
                <c:pt idx="183">
                  <c:v>75.599999999999994</c:v>
                </c:pt>
                <c:pt idx="184">
                  <c:v>34.700000000000003</c:v>
                </c:pt>
                <c:pt idx="185">
                  <c:v>60.39</c:v>
                </c:pt>
                <c:pt idx="186">
                  <c:v>37.200000000000003</c:v>
                </c:pt>
                <c:pt idx="187">
                  <c:v>53.22</c:v>
                </c:pt>
                <c:pt idx="188">
                  <c:v>70.59</c:v>
                </c:pt>
                <c:pt idx="189">
                  <c:v>46.62</c:v>
                </c:pt>
                <c:pt idx="190">
                  <c:v>50.61</c:v>
                </c:pt>
                <c:pt idx="191">
                  <c:v>48.07</c:v>
                </c:pt>
                <c:pt idx="192">
                  <c:v>48.91</c:v>
                </c:pt>
                <c:pt idx="193">
                  <c:v>75.64</c:v>
                </c:pt>
                <c:pt idx="194">
                  <c:v>77.52</c:v>
                </c:pt>
                <c:pt idx="195">
                  <c:v>45.97</c:v>
                </c:pt>
                <c:pt idx="196">
                  <c:v>60.44</c:v>
                </c:pt>
                <c:pt idx="197">
                  <c:v>36.44</c:v>
                </c:pt>
                <c:pt idx="198">
                  <c:v>33.32</c:v>
                </c:pt>
                <c:pt idx="199">
                  <c:v>34.299999999999997</c:v>
                </c:pt>
                <c:pt idx="200">
                  <c:v>59.48</c:v>
                </c:pt>
                <c:pt idx="201">
                  <c:v>64.62</c:v>
                </c:pt>
                <c:pt idx="202">
                  <c:v>44.55</c:v>
                </c:pt>
                <c:pt idx="203">
                  <c:v>58.22</c:v>
                </c:pt>
                <c:pt idx="204">
                  <c:v>68.27</c:v>
                </c:pt>
                <c:pt idx="205">
                  <c:v>77.3</c:v>
                </c:pt>
                <c:pt idx="206">
                  <c:v>52.2</c:v>
                </c:pt>
                <c:pt idx="207">
                  <c:v>46.54</c:v>
                </c:pt>
                <c:pt idx="208">
                  <c:v>61.36</c:v>
                </c:pt>
                <c:pt idx="209">
                  <c:v>47.36</c:v>
                </c:pt>
                <c:pt idx="210">
                  <c:v>51.28</c:v>
                </c:pt>
                <c:pt idx="211">
                  <c:v>55.76</c:v>
                </c:pt>
                <c:pt idx="212">
                  <c:v>53.58</c:v>
                </c:pt>
                <c:pt idx="213">
                  <c:v>46.09</c:v>
                </c:pt>
                <c:pt idx="214">
                  <c:v>53.15</c:v>
                </c:pt>
                <c:pt idx="215">
                  <c:v>48.92</c:v>
                </c:pt>
              </c:numCache>
            </c:numRef>
          </c:xVal>
          <c:yVal>
            <c:numRef>
              <c:f>Upper_jaw!$D$2:$D$217</c:f>
              <c:numCache>
                <c:formatCode>General</c:formatCode>
                <c:ptCount val="216"/>
                <c:pt idx="0">
                  <c:v>470</c:v>
                </c:pt>
                <c:pt idx="1">
                  <c:v>550</c:v>
                </c:pt>
                <c:pt idx="2">
                  <c:v>655</c:v>
                </c:pt>
                <c:pt idx="3">
                  <c:v>700</c:v>
                </c:pt>
                <c:pt idx="4">
                  <c:v>780</c:v>
                </c:pt>
                <c:pt idx="5">
                  <c:v>655</c:v>
                </c:pt>
                <c:pt idx="6">
                  <c:v>515</c:v>
                </c:pt>
                <c:pt idx="7">
                  <c:v>470</c:v>
                </c:pt>
                <c:pt idx="8">
                  <c:v>705</c:v>
                </c:pt>
                <c:pt idx="9">
                  <c:v>570</c:v>
                </c:pt>
                <c:pt idx="10">
                  <c:v>480</c:v>
                </c:pt>
                <c:pt idx="11">
                  <c:v>725</c:v>
                </c:pt>
                <c:pt idx="12">
                  <c:v>675</c:v>
                </c:pt>
                <c:pt idx="13">
                  <c:v>560</c:v>
                </c:pt>
                <c:pt idx="14">
                  <c:v>545</c:v>
                </c:pt>
                <c:pt idx="15">
                  <c:v>590</c:v>
                </c:pt>
                <c:pt idx="16">
                  <c:v>660</c:v>
                </c:pt>
                <c:pt idx="17">
                  <c:v>960</c:v>
                </c:pt>
                <c:pt idx="18">
                  <c:v>805</c:v>
                </c:pt>
                <c:pt idx="19">
                  <c:v>690</c:v>
                </c:pt>
                <c:pt idx="20">
                  <c:v>615</c:v>
                </c:pt>
                <c:pt idx="21">
                  <c:v>830</c:v>
                </c:pt>
                <c:pt idx="22">
                  <c:v>535</c:v>
                </c:pt>
                <c:pt idx="23">
                  <c:v>345</c:v>
                </c:pt>
                <c:pt idx="24">
                  <c:v>370</c:v>
                </c:pt>
                <c:pt idx="25">
                  <c:v>540</c:v>
                </c:pt>
                <c:pt idx="26">
                  <c:v>515</c:v>
                </c:pt>
                <c:pt idx="27">
                  <c:v>610</c:v>
                </c:pt>
                <c:pt idx="28">
                  <c:v>660</c:v>
                </c:pt>
                <c:pt idx="29">
                  <c:v>560</c:v>
                </c:pt>
                <c:pt idx="30">
                  <c:v>565</c:v>
                </c:pt>
                <c:pt idx="31">
                  <c:v>490</c:v>
                </c:pt>
                <c:pt idx="32">
                  <c:v>445</c:v>
                </c:pt>
                <c:pt idx="33">
                  <c:v>595</c:v>
                </c:pt>
                <c:pt idx="34">
                  <c:v>570</c:v>
                </c:pt>
                <c:pt idx="35">
                  <c:v>680</c:v>
                </c:pt>
                <c:pt idx="36">
                  <c:v>345</c:v>
                </c:pt>
                <c:pt idx="37">
                  <c:v>660</c:v>
                </c:pt>
                <c:pt idx="38">
                  <c:v>550</c:v>
                </c:pt>
                <c:pt idx="39">
                  <c:v>600</c:v>
                </c:pt>
                <c:pt idx="40">
                  <c:v>565</c:v>
                </c:pt>
                <c:pt idx="41">
                  <c:v>635</c:v>
                </c:pt>
                <c:pt idx="42">
                  <c:v>710</c:v>
                </c:pt>
                <c:pt idx="43">
                  <c:v>635</c:v>
                </c:pt>
                <c:pt idx="44">
                  <c:v>695</c:v>
                </c:pt>
                <c:pt idx="45">
                  <c:v>595</c:v>
                </c:pt>
                <c:pt idx="46">
                  <c:v>715</c:v>
                </c:pt>
                <c:pt idx="47">
                  <c:v>550</c:v>
                </c:pt>
                <c:pt idx="48">
                  <c:v>650</c:v>
                </c:pt>
                <c:pt idx="49">
                  <c:v>715</c:v>
                </c:pt>
                <c:pt idx="50">
                  <c:v>590</c:v>
                </c:pt>
                <c:pt idx="51">
                  <c:v>625</c:v>
                </c:pt>
                <c:pt idx="52">
                  <c:v>620</c:v>
                </c:pt>
                <c:pt idx="53">
                  <c:v>620</c:v>
                </c:pt>
                <c:pt idx="54">
                  <c:v>700</c:v>
                </c:pt>
                <c:pt idx="55">
                  <c:v>655</c:v>
                </c:pt>
                <c:pt idx="56">
                  <c:v>695</c:v>
                </c:pt>
                <c:pt idx="57">
                  <c:v>595</c:v>
                </c:pt>
                <c:pt idx="58">
                  <c:v>655</c:v>
                </c:pt>
                <c:pt idx="59">
                  <c:v>670</c:v>
                </c:pt>
                <c:pt idx="60">
                  <c:v>605</c:v>
                </c:pt>
                <c:pt idx="61">
                  <c:v>650</c:v>
                </c:pt>
                <c:pt idx="62">
                  <c:v>745</c:v>
                </c:pt>
                <c:pt idx="63">
                  <c:v>840</c:v>
                </c:pt>
                <c:pt idx="64">
                  <c:v>820</c:v>
                </c:pt>
                <c:pt idx="65">
                  <c:v>850</c:v>
                </c:pt>
                <c:pt idx="66">
                  <c:v>745</c:v>
                </c:pt>
                <c:pt idx="67">
                  <c:v>595</c:v>
                </c:pt>
                <c:pt idx="68">
                  <c:v>705</c:v>
                </c:pt>
                <c:pt idx="69">
                  <c:v>695</c:v>
                </c:pt>
                <c:pt idx="70">
                  <c:v>770</c:v>
                </c:pt>
                <c:pt idx="71">
                  <c:v>685</c:v>
                </c:pt>
                <c:pt idx="72">
                  <c:v>705</c:v>
                </c:pt>
                <c:pt idx="73">
                  <c:v>715</c:v>
                </c:pt>
                <c:pt idx="74">
                  <c:v>815</c:v>
                </c:pt>
                <c:pt idx="75">
                  <c:v>865</c:v>
                </c:pt>
                <c:pt idx="76">
                  <c:v>850</c:v>
                </c:pt>
                <c:pt idx="77">
                  <c:v>545</c:v>
                </c:pt>
                <c:pt idx="78">
                  <c:v>350</c:v>
                </c:pt>
                <c:pt idx="79">
                  <c:v>530</c:v>
                </c:pt>
                <c:pt idx="80">
                  <c:v>530</c:v>
                </c:pt>
                <c:pt idx="81">
                  <c:v>355</c:v>
                </c:pt>
                <c:pt idx="82">
                  <c:v>405</c:v>
                </c:pt>
                <c:pt idx="83">
                  <c:v>380</c:v>
                </c:pt>
                <c:pt idx="84">
                  <c:v>585</c:v>
                </c:pt>
                <c:pt idx="85">
                  <c:v>585</c:v>
                </c:pt>
                <c:pt idx="86">
                  <c:v>510</c:v>
                </c:pt>
                <c:pt idx="87">
                  <c:v>580</c:v>
                </c:pt>
                <c:pt idx="88">
                  <c:v>535</c:v>
                </c:pt>
                <c:pt idx="89">
                  <c:v>460</c:v>
                </c:pt>
                <c:pt idx="90">
                  <c:v>720</c:v>
                </c:pt>
                <c:pt idx="91">
                  <c:v>545</c:v>
                </c:pt>
                <c:pt idx="92">
                  <c:v>565</c:v>
                </c:pt>
                <c:pt idx="93">
                  <c:v>510</c:v>
                </c:pt>
                <c:pt idx="94">
                  <c:v>565</c:v>
                </c:pt>
                <c:pt idx="95">
                  <c:v>555</c:v>
                </c:pt>
                <c:pt idx="96">
                  <c:v>605</c:v>
                </c:pt>
                <c:pt idx="97">
                  <c:v>555</c:v>
                </c:pt>
                <c:pt idx="98">
                  <c:v>410</c:v>
                </c:pt>
                <c:pt idx="99">
                  <c:v>630</c:v>
                </c:pt>
                <c:pt idx="100">
                  <c:v>605</c:v>
                </c:pt>
                <c:pt idx="101">
                  <c:v>530</c:v>
                </c:pt>
                <c:pt idx="102">
                  <c:v>580</c:v>
                </c:pt>
                <c:pt idx="103">
                  <c:v>545</c:v>
                </c:pt>
                <c:pt idx="104">
                  <c:v>510</c:v>
                </c:pt>
                <c:pt idx="105">
                  <c:v>475</c:v>
                </c:pt>
                <c:pt idx="106">
                  <c:v>375</c:v>
                </c:pt>
                <c:pt idx="107">
                  <c:v>525</c:v>
                </c:pt>
                <c:pt idx="108">
                  <c:v>690</c:v>
                </c:pt>
                <c:pt idx="109">
                  <c:v>685</c:v>
                </c:pt>
                <c:pt idx="110">
                  <c:v>865</c:v>
                </c:pt>
                <c:pt idx="111">
                  <c:v>825</c:v>
                </c:pt>
                <c:pt idx="112">
                  <c:v>530</c:v>
                </c:pt>
                <c:pt idx="113">
                  <c:v>525</c:v>
                </c:pt>
                <c:pt idx="114">
                  <c:v>555</c:v>
                </c:pt>
                <c:pt idx="115">
                  <c:v>570</c:v>
                </c:pt>
                <c:pt idx="116">
                  <c:v>505</c:v>
                </c:pt>
                <c:pt idx="117">
                  <c:v>510</c:v>
                </c:pt>
                <c:pt idx="118">
                  <c:v>625</c:v>
                </c:pt>
                <c:pt idx="119">
                  <c:v>1080</c:v>
                </c:pt>
                <c:pt idx="120">
                  <c:v>365</c:v>
                </c:pt>
                <c:pt idx="121">
                  <c:v>520</c:v>
                </c:pt>
                <c:pt idx="122">
                  <c:v>525</c:v>
                </c:pt>
                <c:pt idx="123">
                  <c:v>380</c:v>
                </c:pt>
                <c:pt idx="124">
                  <c:v>555</c:v>
                </c:pt>
                <c:pt idx="125">
                  <c:v>375</c:v>
                </c:pt>
                <c:pt idx="126">
                  <c:v>605</c:v>
                </c:pt>
                <c:pt idx="127">
                  <c:v>495</c:v>
                </c:pt>
                <c:pt idx="128">
                  <c:v>650</c:v>
                </c:pt>
                <c:pt idx="129">
                  <c:v>405</c:v>
                </c:pt>
                <c:pt idx="130">
                  <c:v>520</c:v>
                </c:pt>
                <c:pt idx="131">
                  <c:v>490</c:v>
                </c:pt>
                <c:pt idx="132">
                  <c:v>505</c:v>
                </c:pt>
                <c:pt idx="133">
                  <c:v>965</c:v>
                </c:pt>
                <c:pt idx="134">
                  <c:v>695</c:v>
                </c:pt>
                <c:pt idx="135">
                  <c:v>370</c:v>
                </c:pt>
                <c:pt idx="136">
                  <c:v>620</c:v>
                </c:pt>
                <c:pt idx="137">
                  <c:v>485</c:v>
                </c:pt>
                <c:pt idx="138">
                  <c:v>515</c:v>
                </c:pt>
                <c:pt idx="139">
                  <c:v>395</c:v>
                </c:pt>
                <c:pt idx="140">
                  <c:v>390</c:v>
                </c:pt>
                <c:pt idx="141">
                  <c:v>615</c:v>
                </c:pt>
                <c:pt idx="142">
                  <c:v>350</c:v>
                </c:pt>
                <c:pt idx="143">
                  <c:v>585</c:v>
                </c:pt>
                <c:pt idx="144">
                  <c:v>880</c:v>
                </c:pt>
                <c:pt idx="145">
                  <c:v>685</c:v>
                </c:pt>
                <c:pt idx="146">
                  <c:v>505</c:v>
                </c:pt>
                <c:pt idx="147">
                  <c:v>710</c:v>
                </c:pt>
                <c:pt idx="148">
                  <c:v>450</c:v>
                </c:pt>
                <c:pt idx="149">
                  <c:v>520</c:v>
                </c:pt>
                <c:pt idx="150">
                  <c:v>670</c:v>
                </c:pt>
                <c:pt idx="151">
                  <c:v>480</c:v>
                </c:pt>
                <c:pt idx="152">
                  <c:v>470</c:v>
                </c:pt>
                <c:pt idx="153">
                  <c:v>660</c:v>
                </c:pt>
                <c:pt idx="154">
                  <c:v>475</c:v>
                </c:pt>
                <c:pt idx="155">
                  <c:v>665</c:v>
                </c:pt>
                <c:pt idx="156">
                  <c:v>440</c:v>
                </c:pt>
                <c:pt idx="157">
                  <c:v>675</c:v>
                </c:pt>
                <c:pt idx="158">
                  <c:v>640</c:v>
                </c:pt>
                <c:pt idx="159">
                  <c:v>600</c:v>
                </c:pt>
                <c:pt idx="160">
                  <c:v>480</c:v>
                </c:pt>
                <c:pt idx="161">
                  <c:v>450</c:v>
                </c:pt>
                <c:pt idx="162">
                  <c:v>435</c:v>
                </c:pt>
                <c:pt idx="163">
                  <c:v>465</c:v>
                </c:pt>
                <c:pt idx="164">
                  <c:v>630</c:v>
                </c:pt>
                <c:pt idx="165">
                  <c:v>775</c:v>
                </c:pt>
                <c:pt idx="166">
                  <c:v>750</c:v>
                </c:pt>
                <c:pt idx="167">
                  <c:v>645</c:v>
                </c:pt>
                <c:pt idx="168">
                  <c:v>615</c:v>
                </c:pt>
                <c:pt idx="169">
                  <c:v>680</c:v>
                </c:pt>
                <c:pt idx="170">
                  <c:v>495</c:v>
                </c:pt>
                <c:pt idx="171">
                  <c:v>520</c:v>
                </c:pt>
                <c:pt idx="172">
                  <c:v>810</c:v>
                </c:pt>
                <c:pt idx="173">
                  <c:v>505</c:v>
                </c:pt>
                <c:pt idx="174">
                  <c:v>820</c:v>
                </c:pt>
                <c:pt idx="175">
                  <c:v>540</c:v>
                </c:pt>
                <c:pt idx="176">
                  <c:v>680</c:v>
                </c:pt>
                <c:pt idx="177">
                  <c:v>615</c:v>
                </c:pt>
                <c:pt idx="178">
                  <c:v>495</c:v>
                </c:pt>
                <c:pt idx="179">
                  <c:v>395</c:v>
                </c:pt>
                <c:pt idx="180">
                  <c:v>410</c:v>
                </c:pt>
                <c:pt idx="181">
                  <c:v>645</c:v>
                </c:pt>
                <c:pt idx="182">
                  <c:v>475</c:v>
                </c:pt>
                <c:pt idx="183">
                  <c:v>740</c:v>
                </c:pt>
                <c:pt idx="184">
                  <c:v>390</c:v>
                </c:pt>
                <c:pt idx="185">
                  <c:v>610</c:v>
                </c:pt>
                <c:pt idx="186">
                  <c:v>420</c:v>
                </c:pt>
                <c:pt idx="187">
                  <c:v>535</c:v>
                </c:pt>
                <c:pt idx="188">
                  <c:v>690</c:v>
                </c:pt>
                <c:pt idx="189">
                  <c:v>495</c:v>
                </c:pt>
                <c:pt idx="190">
                  <c:v>500</c:v>
                </c:pt>
                <c:pt idx="191">
                  <c:v>515</c:v>
                </c:pt>
                <c:pt idx="192">
                  <c:v>500</c:v>
                </c:pt>
                <c:pt idx="193">
                  <c:v>680</c:v>
                </c:pt>
                <c:pt idx="194">
                  <c:v>730</c:v>
                </c:pt>
                <c:pt idx="195">
                  <c:v>500</c:v>
                </c:pt>
                <c:pt idx="196">
                  <c:v>590</c:v>
                </c:pt>
                <c:pt idx="197">
                  <c:v>400</c:v>
                </c:pt>
                <c:pt idx="198">
                  <c:v>365</c:v>
                </c:pt>
                <c:pt idx="199">
                  <c:v>385</c:v>
                </c:pt>
                <c:pt idx="200">
                  <c:v>580</c:v>
                </c:pt>
                <c:pt idx="201">
                  <c:v>630</c:v>
                </c:pt>
                <c:pt idx="202">
                  <c:v>455</c:v>
                </c:pt>
                <c:pt idx="203">
                  <c:v>575</c:v>
                </c:pt>
                <c:pt idx="204">
                  <c:v>620</c:v>
                </c:pt>
                <c:pt idx="205">
                  <c:v>715</c:v>
                </c:pt>
                <c:pt idx="206">
                  <c:v>525</c:v>
                </c:pt>
                <c:pt idx="207">
                  <c:v>575</c:v>
                </c:pt>
                <c:pt idx="208">
                  <c:v>590</c:v>
                </c:pt>
                <c:pt idx="209">
                  <c:v>500</c:v>
                </c:pt>
                <c:pt idx="210">
                  <c:v>535</c:v>
                </c:pt>
                <c:pt idx="211">
                  <c:v>575</c:v>
                </c:pt>
                <c:pt idx="212">
                  <c:v>560</c:v>
                </c:pt>
                <c:pt idx="213">
                  <c:v>485</c:v>
                </c:pt>
                <c:pt idx="214">
                  <c:v>550</c:v>
                </c:pt>
                <c:pt idx="215">
                  <c:v>475</c:v>
                </c:pt>
              </c:numCache>
            </c:numRef>
          </c:yVal>
          <c:smooth val="0"/>
          <c:extLst>
            <c:ext xmlns:c16="http://schemas.microsoft.com/office/drawing/2014/chart" uri="{C3380CC4-5D6E-409C-BE32-E72D297353CC}">
              <c16:uniqueId val="{00000001-944A-4749-B6E6-301D14FA17D9}"/>
            </c:ext>
          </c:extLst>
        </c:ser>
        <c:dLbls>
          <c:showLegendKey val="0"/>
          <c:showVal val="0"/>
          <c:showCatName val="0"/>
          <c:showSerName val="0"/>
          <c:showPercent val="0"/>
          <c:showBubbleSize val="0"/>
        </c:dLbls>
        <c:axId val="89637248"/>
        <c:axId val="89639552"/>
      </c:scatterChart>
      <c:valAx>
        <c:axId val="89637248"/>
        <c:scaling>
          <c:orientation val="minMax"/>
        </c:scaling>
        <c:delete val="0"/>
        <c:axPos val="b"/>
        <c:title>
          <c:tx>
            <c:rich>
              <a:bodyPr/>
              <a:lstStyle/>
              <a:p>
                <a:pPr>
                  <a:defRPr/>
                </a:pPr>
                <a:r>
                  <a:rPr lang="en-US"/>
                  <a:t>Upper jaw length (mm)</a:t>
                </a:r>
              </a:p>
            </c:rich>
          </c:tx>
          <c:overlay val="0"/>
        </c:title>
        <c:numFmt formatCode="General" sourceLinked="1"/>
        <c:majorTickMark val="out"/>
        <c:minorTickMark val="none"/>
        <c:tickLblPos val="nextTo"/>
        <c:crossAx val="89639552"/>
        <c:crosses val="autoZero"/>
        <c:crossBetween val="midCat"/>
      </c:valAx>
      <c:valAx>
        <c:axId val="89639552"/>
        <c:scaling>
          <c:orientation val="minMax"/>
        </c:scaling>
        <c:delete val="0"/>
        <c:axPos val="l"/>
        <c:majorGridlines/>
        <c:title>
          <c:tx>
            <c:rich>
              <a:bodyPr rot="-5400000" vert="horz"/>
              <a:lstStyle/>
              <a:p>
                <a:pPr>
                  <a:defRPr/>
                </a:pPr>
                <a:r>
                  <a:rPr lang="en-US"/>
                  <a:t>Fork length (mm to closest 1/2 cm)</a:t>
                </a:r>
              </a:p>
            </c:rich>
          </c:tx>
          <c:overlay val="0"/>
        </c:title>
        <c:numFmt formatCode="General" sourceLinked="1"/>
        <c:majorTickMark val="out"/>
        <c:minorTickMark val="none"/>
        <c:tickLblPos val="nextTo"/>
        <c:crossAx val="89637248"/>
        <c:crosses val="autoZero"/>
        <c:crossBetween val="midCat"/>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 eye diameter vs fork length n=438, r=0.938</a:t>
            </a:r>
          </a:p>
        </c:rich>
      </c:tx>
      <c:overlay val="0"/>
    </c:title>
    <c:autoTitleDeleted val="0"/>
    <c:plotArea>
      <c:layout/>
      <c:scatterChart>
        <c:scatterStyle val="lineMarker"/>
        <c:varyColors val="0"/>
        <c:ser>
          <c:idx val="1"/>
          <c:order val="0"/>
          <c:tx>
            <c:v>MALE</c:v>
          </c:tx>
          <c:spPr>
            <a:ln w="28575">
              <a:noFill/>
            </a:ln>
          </c:spPr>
          <c:marker>
            <c:symbol val="diamond"/>
            <c:size val="4"/>
            <c:spPr>
              <a:solidFill>
                <a:srgbClr val="4F81BD"/>
              </a:solidFill>
              <a:ln>
                <a:noFill/>
              </a:ln>
            </c:spPr>
          </c:marker>
          <c:xVal>
            <c:numRef>
              <c:f>Eye_diameter!$C$218:$C$439</c:f>
              <c:numCache>
                <c:formatCode>General</c:formatCode>
                <c:ptCount val="222"/>
                <c:pt idx="0">
                  <c:v>17.399999999999999</c:v>
                </c:pt>
                <c:pt idx="1">
                  <c:v>18.39</c:v>
                </c:pt>
                <c:pt idx="2">
                  <c:v>22.7</c:v>
                </c:pt>
                <c:pt idx="3">
                  <c:v>19.04</c:v>
                </c:pt>
                <c:pt idx="4">
                  <c:v>17.72</c:v>
                </c:pt>
                <c:pt idx="5">
                  <c:v>21.93</c:v>
                </c:pt>
                <c:pt idx="6">
                  <c:v>17.46</c:v>
                </c:pt>
                <c:pt idx="7">
                  <c:v>16.760000000000002</c:v>
                </c:pt>
                <c:pt idx="8">
                  <c:v>18.149999999999999</c:v>
                </c:pt>
                <c:pt idx="9">
                  <c:v>21.64</c:v>
                </c:pt>
                <c:pt idx="10">
                  <c:v>12.1</c:v>
                </c:pt>
                <c:pt idx="11">
                  <c:v>22.86</c:v>
                </c:pt>
                <c:pt idx="12">
                  <c:v>22.17</c:v>
                </c:pt>
                <c:pt idx="13">
                  <c:v>22.69</c:v>
                </c:pt>
                <c:pt idx="14">
                  <c:v>21.18</c:v>
                </c:pt>
                <c:pt idx="15">
                  <c:v>24.7</c:v>
                </c:pt>
                <c:pt idx="16">
                  <c:v>20.79</c:v>
                </c:pt>
                <c:pt idx="17">
                  <c:v>22.71</c:v>
                </c:pt>
                <c:pt idx="18">
                  <c:v>24.02</c:v>
                </c:pt>
                <c:pt idx="19">
                  <c:v>22.38</c:v>
                </c:pt>
                <c:pt idx="20">
                  <c:v>20.72</c:v>
                </c:pt>
                <c:pt idx="21">
                  <c:v>24.16</c:v>
                </c:pt>
                <c:pt idx="22">
                  <c:v>22.48</c:v>
                </c:pt>
                <c:pt idx="23">
                  <c:v>28.3</c:v>
                </c:pt>
                <c:pt idx="24">
                  <c:v>30.75</c:v>
                </c:pt>
                <c:pt idx="25">
                  <c:v>28.27</c:v>
                </c:pt>
                <c:pt idx="26">
                  <c:v>30.38</c:v>
                </c:pt>
                <c:pt idx="27">
                  <c:v>27.23</c:v>
                </c:pt>
                <c:pt idx="28">
                  <c:v>26.34</c:v>
                </c:pt>
                <c:pt idx="29">
                  <c:v>25.98</c:v>
                </c:pt>
                <c:pt idx="30">
                  <c:v>25.96</c:v>
                </c:pt>
                <c:pt idx="31">
                  <c:v>32.89</c:v>
                </c:pt>
                <c:pt idx="32">
                  <c:v>26.64</c:v>
                </c:pt>
                <c:pt idx="33">
                  <c:v>27.3</c:v>
                </c:pt>
                <c:pt idx="34">
                  <c:v>21.78</c:v>
                </c:pt>
                <c:pt idx="35">
                  <c:v>26.05</c:v>
                </c:pt>
                <c:pt idx="36">
                  <c:v>32.53</c:v>
                </c:pt>
                <c:pt idx="37">
                  <c:v>26.42</c:v>
                </c:pt>
                <c:pt idx="38">
                  <c:v>28.54</c:v>
                </c:pt>
                <c:pt idx="39">
                  <c:v>30.82</c:v>
                </c:pt>
                <c:pt idx="40">
                  <c:v>25.9</c:v>
                </c:pt>
                <c:pt idx="41">
                  <c:v>29.04</c:v>
                </c:pt>
                <c:pt idx="42">
                  <c:v>27.69</c:v>
                </c:pt>
                <c:pt idx="43">
                  <c:v>24.14</c:v>
                </c:pt>
                <c:pt idx="44">
                  <c:v>31.69</c:v>
                </c:pt>
                <c:pt idx="45">
                  <c:v>26.01</c:v>
                </c:pt>
                <c:pt idx="46">
                  <c:v>25.61</c:v>
                </c:pt>
                <c:pt idx="47">
                  <c:v>28.54</c:v>
                </c:pt>
                <c:pt idx="48">
                  <c:v>25.6</c:v>
                </c:pt>
                <c:pt idx="49">
                  <c:v>25.14</c:v>
                </c:pt>
                <c:pt idx="50">
                  <c:v>22.37</c:v>
                </c:pt>
                <c:pt idx="51">
                  <c:v>21.65</c:v>
                </c:pt>
                <c:pt idx="52">
                  <c:v>29.11</c:v>
                </c:pt>
                <c:pt idx="53">
                  <c:v>23.07</c:v>
                </c:pt>
                <c:pt idx="54">
                  <c:v>26.99</c:v>
                </c:pt>
                <c:pt idx="55">
                  <c:v>31.32</c:v>
                </c:pt>
                <c:pt idx="56">
                  <c:v>25.34</c:v>
                </c:pt>
                <c:pt idx="57">
                  <c:v>32.17</c:v>
                </c:pt>
                <c:pt idx="58">
                  <c:v>26.86</c:v>
                </c:pt>
                <c:pt idx="59">
                  <c:v>25.13</c:v>
                </c:pt>
                <c:pt idx="60">
                  <c:v>29.38</c:v>
                </c:pt>
                <c:pt idx="61">
                  <c:v>26.03</c:v>
                </c:pt>
                <c:pt idx="62">
                  <c:v>17.63</c:v>
                </c:pt>
                <c:pt idx="63">
                  <c:v>18.2</c:v>
                </c:pt>
                <c:pt idx="64">
                  <c:v>17.28</c:v>
                </c:pt>
                <c:pt idx="65">
                  <c:v>18.149999999999999</c:v>
                </c:pt>
                <c:pt idx="66">
                  <c:v>37.19</c:v>
                </c:pt>
                <c:pt idx="67">
                  <c:v>24.56</c:v>
                </c:pt>
                <c:pt idx="68">
                  <c:v>32.090000000000003</c:v>
                </c:pt>
                <c:pt idx="69">
                  <c:v>25.36</c:v>
                </c:pt>
                <c:pt idx="70">
                  <c:v>25.26</c:v>
                </c:pt>
                <c:pt idx="71">
                  <c:v>31.96</c:v>
                </c:pt>
                <c:pt idx="72">
                  <c:v>28.66</c:v>
                </c:pt>
                <c:pt idx="73">
                  <c:v>28.62</c:v>
                </c:pt>
                <c:pt idx="74">
                  <c:v>28.84</c:v>
                </c:pt>
                <c:pt idx="75">
                  <c:v>28.84</c:v>
                </c:pt>
                <c:pt idx="76">
                  <c:v>33.58</c:v>
                </c:pt>
                <c:pt idx="77">
                  <c:v>23.82</c:v>
                </c:pt>
                <c:pt idx="78">
                  <c:v>31.29</c:v>
                </c:pt>
                <c:pt idx="79">
                  <c:v>23.16</c:v>
                </c:pt>
                <c:pt idx="80">
                  <c:v>26.23</c:v>
                </c:pt>
                <c:pt idx="81">
                  <c:v>26.59</c:v>
                </c:pt>
                <c:pt idx="82">
                  <c:v>23.26</c:v>
                </c:pt>
                <c:pt idx="83">
                  <c:v>28.22</c:v>
                </c:pt>
                <c:pt idx="84">
                  <c:v>23.38</c:v>
                </c:pt>
                <c:pt idx="85">
                  <c:v>22.23</c:v>
                </c:pt>
                <c:pt idx="86">
                  <c:v>23.58</c:v>
                </c:pt>
                <c:pt idx="87">
                  <c:v>20.84</c:v>
                </c:pt>
                <c:pt idx="88">
                  <c:v>18.690000000000001</c:v>
                </c:pt>
                <c:pt idx="89">
                  <c:v>21.28</c:v>
                </c:pt>
                <c:pt idx="90">
                  <c:v>22.89</c:v>
                </c:pt>
                <c:pt idx="91">
                  <c:v>17.5</c:v>
                </c:pt>
                <c:pt idx="92">
                  <c:v>20.75</c:v>
                </c:pt>
                <c:pt idx="93">
                  <c:v>23.7</c:v>
                </c:pt>
                <c:pt idx="94">
                  <c:v>24.46</c:v>
                </c:pt>
                <c:pt idx="95">
                  <c:v>25.47</c:v>
                </c:pt>
                <c:pt idx="96">
                  <c:v>27.46</c:v>
                </c:pt>
                <c:pt idx="97">
                  <c:v>26.21</c:v>
                </c:pt>
                <c:pt idx="98">
                  <c:v>23.26</c:v>
                </c:pt>
                <c:pt idx="99">
                  <c:v>29.25</c:v>
                </c:pt>
                <c:pt idx="100">
                  <c:v>34.07</c:v>
                </c:pt>
                <c:pt idx="101">
                  <c:v>31.58</c:v>
                </c:pt>
                <c:pt idx="102">
                  <c:v>32.44</c:v>
                </c:pt>
                <c:pt idx="103">
                  <c:v>22.15</c:v>
                </c:pt>
                <c:pt idx="104">
                  <c:v>22.28</c:v>
                </c:pt>
                <c:pt idx="105">
                  <c:v>22.33</c:v>
                </c:pt>
                <c:pt idx="106">
                  <c:v>23.34</c:v>
                </c:pt>
                <c:pt idx="107">
                  <c:v>31.12</c:v>
                </c:pt>
                <c:pt idx="108">
                  <c:v>31.15</c:v>
                </c:pt>
                <c:pt idx="109">
                  <c:v>29.62</c:v>
                </c:pt>
                <c:pt idx="110">
                  <c:v>30.29</c:v>
                </c:pt>
                <c:pt idx="111">
                  <c:v>26.08</c:v>
                </c:pt>
                <c:pt idx="112">
                  <c:v>29.5</c:v>
                </c:pt>
                <c:pt idx="113">
                  <c:v>28.3</c:v>
                </c:pt>
                <c:pt idx="114">
                  <c:v>29.2</c:v>
                </c:pt>
                <c:pt idx="115">
                  <c:v>30.78</c:v>
                </c:pt>
                <c:pt idx="116">
                  <c:v>32.33</c:v>
                </c:pt>
                <c:pt idx="117">
                  <c:v>26.66</c:v>
                </c:pt>
                <c:pt idx="118">
                  <c:v>33.479999999999997</c:v>
                </c:pt>
                <c:pt idx="119">
                  <c:v>32.659999999999997</c:v>
                </c:pt>
                <c:pt idx="120">
                  <c:v>26.18</c:v>
                </c:pt>
                <c:pt idx="121">
                  <c:v>27.37</c:v>
                </c:pt>
                <c:pt idx="122">
                  <c:v>29.75</c:v>
                </c:pt>
                <c:pt idx="123">
                  <c:v>29.74</c:v>
                </c:pt>
                <c:pt idx="124">
                  <c:v>29.75</c:v>
                </c:pt>
                <c:pt idx="125">
                  <c:v>28.09</c:v>
                </c:pt>
                <c:pt idx="126">
                  <c:v>27.77</c:v>
                </c:pt>
                <c:pt idx="127">
                  <c:v>32.409999999999997</c:v>
                </c:pt>
                <c:pt idx="128">
                  <c:v>30.13</c:v>
                </c:pt>
                <c:pt idx="129">
                  <c:v>34.24</c:v>
                </c:pt>
                <c:pt idx="130">
                  <c:v>28.46</c:v>
                </c:pt>
                <c:pt idx="131">
                  <c:v>30.17</c:v>
                </c:pt>
                <c:pt idx="132">
                  <c:v>27.23</c:v>
                </c:pt>
                <c:pt idx="133">
                  <c:v>29.28</c:v>
                </c:pt>
                <c:pt idx="134">
                  <c:v>30.18</c:v>
                </c:pt>
                <c:pt idx="135">
                  <c:v>29.91</c:v>
                </c:pt>
                <c:pt idx="136">
                  <c:v>30.69</c:v>
                </c:pt>
                <c:pt idx="137">
                  <c:v>28.22</c:v>
                </c:pt>
                <c:pt idx="138">
                  <c:v>23.55</c:v>
                </c:pt>
                <c:pt idx="139">
                  <c:v>22.72</c:v>
                </c:pt>
                <c:pt idx="140">
                  <c:v>24.09</c:v>
                </c:pt>
                <c:pt idx="141">
                  <c:v>23.74</c:v>
                </c:pt>
                <c:pt idx="142">
                  <c:v>23.45</c:v>
                </c:pt>
                <c:pt idx="143">
                  <c:v>30.09</c:v>
                </c:pt>
                <c:pt idx="144">
                  <c:v>23.17</c:v>
                </c:pt>
                <c:pt idx="145">
                  <c:v>28.42</c:v>
                </c:pt>
                <c:pt idx="146">
                  <c:v>31.56</c:v>
                </c:pt>
                <c:pt idx="147">
                  <c:v>23.06</c:v>
                </c:pt>
                <c:pt idx="148">
                  <c:v>22.35</c:v>
                </c:pt>
                <c:pt idx="149">
                  <c:v>21.51</c:v>
                </c:pt>
                <c:pt idx="150">
                  <c:v>29.8</c:v>
                </c:pt>
                <c:pt idx="151">
                  <c:v>29.56</c:v>
                </c:pt>
                <c:pt idx="152">
                  <c:v>25.08</c:v>
                </c:pt>
                <c:pt idx="153">
                  <c:v>24.83</c:v>
                </c:pt>
                <c:pt idx="154">
                  <c:v>32.869999999999997</c:v>
                </c:pt>
                <c:pt idx="155">
                  <c:v>30.93</c:v>
                </c:pt>
                <c:pt idx="156">
                  <c:v>29.23</c:v>
                </c:pt>
                <c:pt idx="157">
                  <c:v>30.05</c:v>
                </c:pt>
                <c:pt idx="158">
                  <c:v>28.39</c:v>
                </c:pt>
                <c:pt idx="159">
                  <c:v>27.46</c:v>
                </c:pt>
                <c:pt idx="160">
                  <c:v>31.15</c:v>
                </c:pt>
                <c:pt idx="161">
                  <c:v>28.73</c:v>
                </c:pt>
                <c:pt idx="162">
                  <c:v>21.54</c:v>
                </c:pt>
                <c:pt idx="163">
                  <c:v>26.13</c:v>
                </c:pt>
                <c:pt idx="164">
                  <c:v>29.02</c:v>
                </c:pt>
                <c:pt idx="165">
                  <c:v>29.29</c:v>
                </c:pt>
                <c:pt idx="166">
                  <c:v>23.21</c:v>
                </c:pt>
                <c:pt idx="167">
                  <c:v>22.59</c:v>
                </c:pt>
                <c:pt idx="168">
                  <c:v>23.14</c:v>
                </c:pt>
                <c:pt idx="169">
                  <c:v>26.67</c:v>
                </c:pt>
                <c:pt idx="170">
                  <c:v>21.12</c:v>
                </c:pt>
                <c:pt idx="171">
                  <c:v>24.92</c:v>
                </c:pt>
                <c:pt idx="172">
                  <c:v>23.56</c:v>
                </c:pt>
                <c:pt idx="173">
                  <c:v>33.65</c:v>
                </c:pt>
                <c:pt idx="174">
                  <c:v>22.45</c:v>
                </c:pt>
                <c:pt idx="175">
                  <c:v>19.22</c:v>
                </c:pt>
                <c:pt idx="176">
                  <c:v>21.82</c:v>
                </c:pt>
                <c:pt idx="177">
                  <c:v>30.04</c:v>
                </c:pt>
                <c:pt idx="178">
                  <c:v>31.93</c:v>
                </c:pt>
                <c:pt idx="179">
                  <c:v>24.89</c:v>
                </c:pt>
                <c:pt idx="180">
                  <c:v>25.5</c:v>
                </c:pt>
                <c:pt idx="181">
                  <c:v>22.79</c:v>
                </c:pt>
                <c:pt idx="182">
                  <c:v>23.16</c:v>
                </c:pt>
                <c:pt idx="183">
                  <c:v>31.17</c:v>
                </c:pt>
                <c:pt idx="184">
                  <c:v>31.84</c:v>
                </c:pt>
                <c:pt idx="185">
                  <c:v>33.5</c:v>
                </c:pt>
                <c:pt idx="186">
                  <c:v>34.380000000000003</c:v>
                </c:pt>
                <c:pt idx="187">
                  <c:v>30.28</c:v>
                </c:pt>
                <c:pt idx="188">
                  <c:v>30.2</c:v>
                </c:pt>
                <c:pt idx="189">
                  <c:v>31.69</c:v>
                </c:pt>
                <c:pt idx="190">
                  <c:v>28.5</c:v>
                </c:pt>
                <c:pt idx="191">
                  <c:v>31.09</c:v>
                </c:pt>
                <c:pt idx="192">
                  <c:v>30.31</c:v>
                </c:pt>
                <c:pt idx="193">
                  <c:v>27.53</c:v>
                </c:pt>
                <c:pt idx="194">
                  <c:v>32.369999999999997</c:v>
                </c:pt>
                <c:pt idx="195">
                  <c:v>33.729999999999997</c:v>
                </c:pt>
                <c:pt idx="196">
                  <c:v>31.03</c:v>
                </c:pt>
                <c:pt idx="197">
                  <c:v>32.69</c:v>
                </c:pt>
                <c:pt idx="198">
                  <c:v>34.380000000000003</c:v>
                </c:pt>
                <c:pt idx="199">
                  <c:v>22.07</c:v>
                </c:pt>
                <c:pt idx="200">
                  <c:v>23.03</c:v>
                </c:pt>
                <c:pt idx="201">
                  <c:v>27.46</c:v>
                </c:pt>
                <c:pt idx="202">
                  <c:v>27.12</c:v>
                </c:pt>
                <c:pt idx="203">
                  <c:v>23.5</c:v>
                </c:pt>
                <c:pt idx="204">
                  <c:v>27.19</c:v>
                </c:pt>
                <c:pt idx="205">
                  <c:v>23.89</c:v>
                </c:pt>
                <c:pt idx="206">
                  <c:v>19.97</c:v>
                </c:pt>
                <c:pt idx="207">
                  <c:v>34.909999999999997</c:v>
                </c:pt>
                <c:pt idx="208">
                  <c:v>20.83</c:v>
                </c:pt>
                <c:pt idx="209">
                  <c:v>21.57</c:v>
                </c:pt>
                <c:pt idx="210">
                  <c:v>22.04</c:v>
                </c:pt>
                <c:pt idx="211">
                  <c:v>21.36</c:v>
                </c:pt>
                <c:pt idx="212">
                  <c:v>21.76</c:v>
                </c:pt>
                <c:pt idx="213">
                  <c:v>24.15</c:v>
                </c:pt>
                <c:pt idx="214">
                  <c:v>34.909999999999997</c:v>
                </c:pt>
                <c:pt idx="215">
                  <c:v>12.13</c:v>
                </c:pt>
                <c:pt idx="216">
                  <c:v>10.75</c:v>
                </c:pt>
                <c:pt idx="217">
                  <c:v>11.94</c:v>
                </c:pt>
                <c:pt idx="218">
                  <c:v>12.64</c:v>
                </c:pt>
                <c:pt idx="219">
                  <c:v>12.02</c:v>
                </c:pt>
                <c:pt idx="220">
                  <c:v>12.44</c:v>
                </c:pt>
                <c:pt idx="221">
                  <c:v>12.38</c:v>
                </c:pt>
              </c:numCache>
            </c:numRef>
          </c:xVal>
          <c:yVal>
            <c:numRef>
              <c:f>Eye_diameter!$D$218:$D$439</c:f>
              <c:numCache>
                <c:formatCode>General</c:formatCode>
                <c:ptCount val="222"/>
                <c:pt idx="0">
                  <c:v>375</c:v>
                </c:pt>
                <c:pt idx="1">
                  <c:v>420</c:v>
                </c:pt>
                <c:pt idx="2">
                  <c:v>485</c:v>
                </c:pt>
                <c:pt idx="3">
                  <c:v>400</c:v>
                </c:pt>
                <c:pt idx="4">
                  <c:v>380</c:v>
                </c:pt>
                <c:pt idx="5">
                  <c:v>500</c:v>
                </c:pt>
                <c:pt idx="6">
                  <c:v>360</c:v>
                </c:pt>
                <c:pt idx="7">
                  <c:v>390</c:v>
                </c:pt>
                <c:pt idx="8">
                  <c:v>375</c:v>
                </c:pt>
                <c:pt idx="9">
                  <c:v>485</c:v>
                </c:pt>
                <c:pt idx="10">
                  <c:v>320</c:v>
                </c:pt>
                <c:pt idx="11">
                  <c:v>490</c:v>
                </c:pt>
                <c:pt idx="12">
                  <c:v>515</c:v>
                </c:pt>
                <c:pt idx="13">
                  <c:v>530</c:v>
                </c:pt>
                <c:pt idx="14">
                  <c:v>470</c:v>
                </c:pt>
                <c:pt idx="15">
                  <c:v>540</c:v>
                </c:pt>
                <c:pt idx="16">
                  <c:v>470</c:v>
                </c:pt>
                <c:pt idx="17">
                  <c:v>490</c:v>
                </c:pt>
                <c:pt idx="18">
                  <c:v>550</c:v>
                </c:pt>
                <c:pt idx="19">
                  <c:v>535</c:v>
                </c:pt>
                <c:pt idx="20">
                  <c:v>495</c:v>
                </c:pt>
                <c:pt idx="21">
                  <c:v>475</c:v>
                </c:pt>
                <c:pt idx="22">
                  <c:v>445</c:v>
                </c:pt>
                <c:pt idx="23">
                  <c:v>615</c:v>
                </c:pt>
                <c:pt idx="24">
                  <c:v>670</c:v>
                </c:pt>
                <c:pt idx="25">
                  <c:v>570</c:v>
                </c:pt>
                <c:pt idx="26">
                  <c:v>645</c:v>
                </c:pt>
                <c:pt idx="27">
                  <c:v>620</c:v>
                </c:pt>
                <c:pt idx="28">
                  <c:v>590</c:v>
                </c:pt>
                <c:pt idx="29">
                  <c:v>570</c:v>
                </c:pt>
                <c:pt idx="30">
                  <c:v>660</c:v>
                </c:pt>
                <c:pt idx="31">
                  <c:v>780</c:v>
                </c:pt>
                <c:pt idx="32">
                  <c:v>585</c:v>
                </c:pt>
                <c:pt idx="33">
                  <c:v>615</c:v>
                </c:pt>
                <c:pt idx="34">
                  <c:v>525</c:v>
                </c:pt>
                <c:pt idx="35">
                  <c:v>585</c:v>
                </c:pt>
                <c:pt idx="36">
                  <c:v>635</c:v>
                </c:pt>
                <c:pt idx="37">
                  <c:v>635</c:v>
                </c:pt>
                <c:pt idx="38">
                  <c:v>630</c:v>
                </c:pt>
                <c:pt idx="39">
                  <c:v>665</c:v>
                </c:pt>
                <c:pt idx="40">
                  <c:v>545</c:v>
                </c:pt>
                <c:pt idx="41">
                  <c:v>640</c:v>
                </c:pt>
                <c:pt idx="42">
                  <c:v>630</c:v>
                </c:pt>
                <c:pt idx="43">
                  <c:v>535</c:v>
                </c:pt>
                <c:pt idx="44">
                  <c:v>700</c:v>
                </c:pt>
                <c:pt idx="45">
                  <c:v>595</c:v>
                </c:pt>
                <c:pt idx="46">
                  <c:v>590</c:v>
                </c:pt>
                <c:pt idx="47">
                  <c:v>600</c:v>
                </c:pt>
                <c:pt idx="48">
                  <c:v>610</c:v>
                </c:pt>
                <c:pt idx="49">
                  <c:v>600</c:v>
                </c:pt>
                <c:pt idx="50">
                  <c:v>460</c:v>
                </c:pt>
                <c:pt idx="51">
                  <c:v>435</c:v>
                </c:pt>
                <c:pt idx="52">
                  <c:v>650</c:v>
                </c:pt>
                <c:pt idx="53">
                  <c:v>520</c:v>
                </c:pt>
                <c:pt idx="54">
                  <c:v>620</c:v>
                </c:pt>
                <c:pt idx="55">
                  <c:v>650</c:v>
                </c:pt>
                <c:pt idx="56">
                  <c:v>550</c:v>
                </c:pt>
                <c:pt idx="57">
                  <c:v>705</c:v>
                </c:pt>
                <c:pt idx="58">
                  <c:v>565</c:v>
                </c:pt>
                <c:pt idx="59">
                  <c:v>595</c:v>
                </c:pt>
                <c:pt idx="60">
                  <c:v>645</c:v>
                </c:pt>
                <c:pt idx="61">
                  <c:v>605</c:v>
                </c:pt>
                <c:pt idx="62">
                  <c:v>340</c:v>
                </c:pt>
                <c:pt idx="63">
                  <c:v>380</c:v>
                </c:pt>
                <c:pt idx="64">
                  <c:v>360</c:v>
                </c:pt>
                <c:pt idx="65">
                  <c:v>350</c:v>
                </c:pt>
                <c:pt idx="66">
                  <c:v>740</c:v>
                </c:pt>
                <c:pt idx="67">
                  <c:v>565</c:v>
                </c:pt>
                <c:pt idx="68">
                  <c:v>675</c:v>
                </c:pt>
                <c:pt idx="69">
                  <c:v>555</c:v>
                </c:pt>
                <c:pt idx="70">
                  <c:v>545</c:v>
                </c:pt>
                <c:pt idx="71">
                  <c:v>575</c:v>
                </c:pt>
                <c:pt idx="72">
                  <c:v>610</c:v>
                </c:pt>
                <c:pt idx="73">
                  <c:v>555</c:v>
                </c:pt>
                <c:pt idx="74">
                  <c:v>655</c:v>
                </c:pt>
                <c:pt idx="75">
                  <c:v>640</c:v>
                </c:pt>
                <c:pt idx="76">
                  <c:v>660</c:v>
                </c:pt>
                <c:pt idx="77">
                  <c:v>525</c:v>
                </c:pt>
                <c:pt idx="78">
                  <c:v>700</c:v>
                </c:pt>
                <c:pt idx="79">
                  <c:v>505</c:v>
                </c:pt>
                <c:pt idx="80">
                  <c:v>575</c:v>
                </c:pt>
                <c:pt idx="81">
                  <c:v>580</c:v>
                </c:pt>
                <c:pt idx="82">
                  <c:v>475</c:v>
                </c:pt>
                <c:pt idx="83">
                  <c:v>665</c:v>
                </c:pt>
                <c:pt idx="84">
                  <c:v>510</c:v>
                </c:pt>
                <c:pt idx="85">
                  <c:v>460</c:v>
                </c:pt>
                <c:pt idx="86">
                  <c:v>515</c:v>
                </c:pt>
                <c:pt idx="87">
                  <c:v>480</c:v>
                </c:pt>
                <c:pt idx="88">
                  <c:v>405</c:v>
                </c:pt>
                <c:pt idx="89">
                  <c:v>450</c:v>
                </c:pt>
                <c:pt idx="90">
                  <c:v>505</c:v>
                </c:pt>
                <c:pt idx="91">
                  <c:v>400</c:v>
                </c:pt>
                <c:pt idx="92">
                  <c:v>480</c:v>
                </c:pt>
                <c:pt idx="93">
                  <c:v>520</c:v>
                </c:pt>
                <c:pt idx="94">
                  <c:v>560</c:v>
                </c:pt>
                <c:pt idx="95">
                  <c:v>580</c:v>
                </c:pt>
                <c:pt idx="96">
                  <c:v>655</c:v>
                </c:pt>
                <c:pt idx="97">
                  <c:v>530</c:v>
                </c:pt>
                <c:pt idx="98">
                  <c:v>500</c:v>
                </c:pt>
                <c:pt idx="99">
                  <c:v>605</c:v>
                </c:pt>
                <c:pt idx="100">
                  <c:v>670</c:v>
                </c:pt>
                <c:pt idx="101">
                  <c:v>725</c:v>
                </c:pt>
                <c:pt idx="102">
                  <c:v>695</c:v>
                </c:pt>
                <c:pt idx="103">
                  <c:v>510</c:v>
                </c:pt>
                <c:pt idx="104">
                  <c:v>495</c:v>
                </c:pt>
                <c:pt idx="105">
                  <c:v>455</c:v>
                </c:pt>
                <c:pt idx="106">
                  <c:v>560</c:v>
                </c:pt>
                <c:pt idx="107">
                  <c:v>640</c:v>
                </c:pt>
                <c:pt idx="108">
                  <c:v>650</c:v>
                </c:pt>
                <c:pt idx="109">
                  <c:v>620</c:v>
                </c:pt>
                <c:pt idx="110">
                  <c:v>550</c:v>
                </c:pt>
                <c:pt idx="111">
                  <c:v>600</c:v>
                </c:pt>
                <c:pt idx="112">
                  <c:v>720</c:v>
                </c:pt>
                <c:pt idx="113">
                  <c:v>625</c:v>
                </c:pt>
                <c:pt idx="114">
                  <c:v>670</c:v>
                </c:pt>
                <c:pt idx="115">
                  <c:v>645</c:v>
                </c:pt>
                <c:pt idx="116">
                  <c:v>665</c:v>
                </c:pt>
                <c:pt idx="117">
                  <c:v>545</c:v>
                </c:pt>
                <c:pt idx="118">
                  <c:v>680</c:v>
                </c:pt>
                <c:pt idx="119">
                  <c:v>685</c:v>
                </c:pt>
                <c:pt idx="120">
                  <c:v>620</c:v>
                </c:pt>
                <c:pt idx="121">
                  <c:v>555</c:v>
                </c:pt>
                <c:pt idx="122">
                  <c:v>630</c:v>
                </c:pt>
                <c:pt idx="123">
                  <c:v>565</c:v>
                </c:pt>
                <c:pt idx="124">
                  <c:v>640</c:v>
                </c:pt>
                <c:pt idx="125">
                  <c:v>560</c:v>
                </c:pt>
                <c:pt idx="126">
                  <c:v>540</c:v>
                </c:pt>
                <c:pt idx="127">
                  <c:v>605</c:v>
                </c:pt>
                <c:pt idx="128">
                  <c:v>605</c:v>
                </c:pt>
                <c:pt idx="129">
                  <c:v>695</c:v>
                </c:pt>
                <c:pt idx="130">
                  <c:v>575</c:v>
                </c:pt>
                <c:pt idx="131">
                  <c:v>560</c:v>
                </c:pt>
                <c:pt idx="132">
                  <c:v>550</c:v>
                </c:pt>
                <c:pt idx="133">
                  <c:v>580</c:v>
                </c:pt>
                <c:pt idx="134">
                  <c:v>585</c:v>
                </c:pt>
                <c:pt idx="135">
                  <c:v>700</c:v>
                </c:pt>
                <c:pt idx="136">
                  <c:v>645</c:v>
                </c:pt>
                <c:pt idx="137">
                  <c:v>545</c:v>
                </c:pt>
                <c:pt idx="138">
                  <c:v>500</c:v>
                </c:pt>
                <c:pt idx="139">
                  <c:v>505</c:v>
                </c:pt>
                <c:pt idx="140">
                  <c:v>555</c:v>
                </c:pt>
                <c:pt idx="141">
                  <c:v>535</c:v>
                </c:pt>
                <c:pt idx="142">
                  <c:v>585</c:v>
                </c:pt>
                <c:pt idx="143">
                  <c:v>630</c:v>
                </c:pt>
                <c:pt idx="144">
                  <c:v>505</c:v>
                </c:pt>
                <c:pt idx="145">
                  <c:v>665</c:v>
                </c:pt>
                <c:pt idx="146">
                  <c:v>595</c:v>
                </c:pt>
                <c:pt idx="147">
                  <c:v>530</c:v>
                </c:pt>
                <c:pt idx="148">
                  <c:v>475</c:v>
                </c:pt>
                <c:pt idx="149">
                  <c:v>495</c:v>
                </c:pt>
                <c:pt idx="150">
                  <c:v>575</c:v>
                </c:pt>
                <c:pt idx="151">
                  <c:v>695</c:v>
                </c:pt>
                <c:pt idx="152">
                  <c:v>565</c:v>
                </c:pt>
                <c:pt idx="153">
                  <c:v>520</c:v>
                </c:pt>
                <c:pt idx="154">
                  <c:v>765</c:v>
                </c:pt>
                <c:pt idx="155">
                  <c:v>730</c:v>
                </c:pt>
                <c:pt idx="156">
                  <c:v>635</c:v>
                </c:pt>
                <c:pt idx="157">
                  <c:v>520</c:v>
                </c:pt>
                <c:pt idx="158">
                  <c:v>610</c:v>
                </c:pt>
                <c:pt idx="159">
                  <c:v>610</c:v>
                </c:pt>
                <c:pt idx="160">
                  <c:v>595</c:v>
                </c:pt>
                <c:pt idx="161">
                  <c:v>615</c:v>
                </c:pt>
                <c:pt idx="162">
                  <c:v>495</c:v>
                </c:pt>
                <c:pt idx="163">
                  <c:v>570</c:v>
                </c:pt>
                <c:pt idx="164">
                  <c:v>650</c:v>
                </c:pt>
                <c:pt idx="165">
                  <c:v>600</c:v>
                </c:pt>
                <c:pt idx="166">
                  <c:v>540</c:v>
                </c:pt>
                <c:pt idx="167">
                  <c:v>510</c:v>
                </c:pt>
                <c:pt idx="168">
                  <c:v>510</c:v>
                </c:pt>
                <c:pt idx="169">
                  <c:v>530</c:v>
                </c:pt>
                <c:pt idx="170">
                  <c:v>420</c:v>
                </c:pt>
                <c:pt idx="171">
                  <c:v>580</c:v>
                </c:pt>
                <c:pt idx="172">
                  <c:v>500</c:v>
                </c:pt>
                <c:pt idx="173">
                  <c:v>685</c:v>
                </c:pt>
                <c:pt idx="174">
                  <c:v>485</c:v>
                </c:pt>
                <c:pt idx="175">
                  <c:v>460</c:v>
                </c:pt>
                <c:pt idx="176">
                  <c:v>515</c:v>
                </c:pt>
                <c:pt idx="177">
                  <c:v>700</c:v>
                </c:pt>
                <c:pt idx="178">
                  <c:v>740</c:v>
                </c:pt>
                <c:pt idx="179">
                  <c:v>515</c:v>
                </c:pt>
                <c:pt idx="180">
                  <c:v>535</c:v>
                </c:pt>
                <c:pt idx="181">
                  <c:v>470</c:v>
                </c:pt>
                <c:pt idx="182">
                  <c:v>470</c:v>
                </c:pt>
                <c:pt idx="183">
                  <c:v>705</c:v>
                </c:pt>
                <c:pt idx="184">
                  <c:v>670</c:v>
                </c:pt>
                <c:pt idx="185">
                  <c:v>675</c:v>
                </c:pt>
                <c:pt idx="186">
                  <c:v>755</c:v>
                </c:pt>
                <c:pt idx="187">
                  <c:v>675</c:v>
                </c:pt>
                <c:pt idx="188">
                  <c:v>680</c:v>
                </c:pt>
                <c:pt idx="189">
                  <c:v>635</c:v>
                </c:pt>
                <c:pt idx="190">
                  <c:v>625</c:v>
                </c:pt>
                <c:pt idx="191">
                  <c:v>570</c:v>
                </c:pt>
                <c:pt idx="192">
                  <c:v>655</c:v>
                </c:pt>
                <c:pt idx="193">
                  <c:v>655</c:v>
                </c:pt>
                <c:pt idx="194">
                  <c:v>725</c:v>
                </c:pt>
                <c:pt idx="195">
                  <c:v>740</c:v>
                </c:pt>
                <c:pt idx="196">
                  <c:v>750</c:v>
                </c:pt>
                <c:pt idx="197">
                  <c:v>730</c:v>
                </c:pt>
                <c:pt idx="198">
                  <c:v>725</c:v>
                </c:pt>
                <c:pt idx="199">
                  <c:v>480</c:v>
                </c:pt>
                <c:pt idx="200">
                  <c:v>490</c:v>
                </c:pt>
                <c:pt idx="201">
                  <c:v>615</c:v>
                </c:pt>
                <c:pt idx="202">
                  <c:v>590</c:v>
                </c:pt>
                <c:pt idx="203">
                  <c:v>440</c:v>
                </c:pt>
                <c:pt idx="204">
                  <c:v>590</c:v>
                </c:pt>
                <c:pt idx="205">
                  <c:v>485</c:v>
                </c:pt>
                <c:pt idx="206">
                  <c:v>460</c:v>
                </c:pt>
                <c:pt idx="207">
                  <c:v>755</c:v>
                </c:pt>
                <c:pt idx="208">
                  <c:v>475</c:v>
                </c:pt>
                <c:pt idx="209">
                  <c:v>480</c:v>
                </c:pt>
                <c:pt idx="210">
                  <c:v>490</c:v>
                </c:pt>
                <c:pt idx="211">
                  <c:v>455</c:v>
                </c:pt>
                <c:pt idx="212">
                  <c:v>465</c:v>
                </c:pt>
                <c:pt idx="213">
                  <c:v>525</c:v>
                </c:pt>
                <c:pt idx="214">
                  <c:v>720</c:v>
                </c:pt>
                <c:pt idx="215">
                  <c:v>240</c:v>
                </c:pt>
                <c:pt idx="216">
                  <c:v>260</c:v>
                </c:pt>
                <c:pt idx="217">
                  <c:v>240</c:v>
                </c:pt>
                <c:pt idx="218">
                  <c:v>250</c:v>
                </c:pt>
                <c:pt idx="219">
                  <c:v>245</c:v>
                </c:pt>
                <c:pt idx="220">
                  <c:v>245</c:v>
                </c:pt>
                <c:pt idx="221">
                  <c:v>245</c:v>
                </c:pt>
              </c:numCache>
            </c:numRef>
          </c:yVal>
          <c:smooth val="0"/>
          <c:extLst>
            <c:ext xmlns:c16="http://schemas.microsoft.com/office/drawing/2014/chart" uri="{C3380CC4-5D6E-409C-BE32-E72D297353CC}">
              <c16:uniqueId val="{00000000-268D-48B4-8CCE-C898855B263E}"/>
            </c:ext>
          </c:extLst>
        </c:ser>
        <c:ser>
          <c:idx val="2"/>
          <c:order val="1"/>
          <c:tx>
            <c:v>FEMALE</c:v>
          </c:tx>
          <c:spPr>
            <a:ln w="28575">
              <a:noFill/>
            </a:ln>
            <a:effectLst/>
          </c:spPr>
          <c:marker>
            <c:symbol val="square"/>
            <c:size val="4"/>
            <c:spPr>
              <a:solidFill>
                <a:srgbClr val="C00000"/>
              </a:solidFill>
              <a:ln>
                <a:noFill/>
              </a:ln>
              <a:effectLst/>
            </c:spPr>
          </c:marker>
          <c:xVal>
            <c:numRef>
              <c:f>Eye_diameter!$C$2:$C$217</c:f>
              <c:numCache>
                <c:formatCode>General</c:formatCode>
                <c:ptCount val="216"/>
                <c:pt idx="0">
                  <c:v>18.27</c:v>
                </c:pt>
                <c:pt idx="1">
                  <c:v>21.1</c:v>
                </c:pt>
                <c:pt idx="2">
                  <c:v>18.09</c:v>
                </c:pt>
                <c:pt idx="3">
                  <c:v>24.23</c:v>
                </c:pt>
                <c:pt idx="4">
                  <c:v>16.690000000000001</c:v>
                </c:pt>
                <c:pt idx="5">
                  <c:v>18.11</c:v>
                </c:pt>
                <c:pt idx="6">
                  <c:v>24.1</c:v>
                </c:pt>
                <c:pt idx="7">
                  <c:v>18.87</c:v>
                </c:pt>
                <c:pt idx="8">
                  <c:v>17.649999999999999</c:v>
                </c:pt>
                <c:pt idx="9">
                  <c:v>17.489999999999998</c:v>
                </c:pt>
                <c:pt idx="10">
                  <c:v>17.04</c:v>
                </c:pt>
                <c:pt idx="11">
                  <c:v>17.399999999999999</c:v>
                </c:pt>
                <c:pt idx="12">
                  <c:v>18.27</c:v>
                </c:pt>
                <c:pt idx="13">
                  <c:v>16.149999999999999</c:v>
                </c:pt>
                <c:pt idx="14">
                  <c:v>22.05</c:v>
                </c:pt>
                <c:pt idx="15">
                  <c:v>17.829999999999998</c:v>
                </c:pt>
                <c:pt idx="16">
                  <c:v>16.86</c:v>
                </c:pt>
                <c:pt idx="17">
                  <c:v>16.16</c:v>
                </c:pt>
                <c:pt idx="18">
                  <c:v>15.32</c:v>
                </c:pt>
                <c:pt idx="19">
                  <c:v>23.89</c:v>
                </c:pt>
                <c:pt idx="20">
                  <c:v>25.08</c:v>
                </c:pt>
                <c:pt idx="21">
                  <c:v>24.63</c:v>
                </c:pt>
                <c:pt idx="22">
                  <c:v>21.86</c:v>
                </c:pt>
                <c:pt idx="23">
                  <c:v>22.88</c:v>
                </c:pt>
                <c:pt idx="24">
                  <c:v>23.33</c:v>
                </c:pt>
                <c:pt idx="25">
                  <c:v>22.63</c:v>
                </c:pt>
                <c:pt idx="26">
                  <c:v>22.79</c:v>
                </c:pt>
                <c:pt idx="27">
                  <c:v>23.7</c:v>
                </c:pt>
                <c:pt idx="28">
                  <c:v>25.73</c:v>
                </c:pt>
                <c:pt idx="29">
                  <c:v>24.21</c:v>
                </c:pt>
                <c:pt idx="30">
                  <c:v>24.39</c:v>
                </c:pt>
                <c:pt idx="31">
                  <c:v>17.760000000000002</c:v>
                </c:pt>
                <c:pt idx="32">
                  <c:v>25.47</c:v>
                </c:pt>
                <c:pt idx="33">
                  <c:v>24.55</c:v>
                </c:pt>
                <c:pt idx="34">
                  <c:v>16.93</c:v>
                </c:pt>
                <c:pt idx="35">
                  <c:v>16.14</c:v>
                </c:pt>
                <c:pt idx="36">
                  <c:v>17.39</c:v>
                </c:pt>
                <c:pt idx="37">
                  <c:v>30.67</c:v>
                </c:pt>
                <c:pt idx="38">
                  <c:v>23.43</c:v>
                </c:pt>
                <c:pt idx="39">
                  <c:v>28.37</c:v>
                </c:pt>
                <c:pt idx="40">
                  <c:v>27.07</c:v>
                </c:pt>
                <c:pt idx="41">
                  <c:v>27.35</c:v>
                </c:pt>
                <c:pt idx="42">
                  <c:v>22.83</c:v>
                </c:pt>
                <c:pt idx="43">
                  <c:v>26.57</c:v>
                </c:pt>
                <c:pt idx="44">
                  <c:v>23.37</c:v>
                </c:pt>
                <c:pt idx="45">
                  <c:v>31.82</c:v>
                </c:pt>
                <c:pt idx="46">
                  <c:v>23.35</c:v>
                </c:pt>
                <c:pt idx="47">
                  <c:v>26.96</c:v>
                </c:pt>
                <c:pt idx="48">
                  <c:v>22.8</c:v>
                </c:pt>
                <c:pt idx="49">
                  <c:v>26.53</c:v>
                </c:pt>
                <c:pt idx="50">
                  <c:v>28.66</c:v>
                </c:pt>
                <c:pt idx="51">
                  <c:v>29.7</c:v>
                </c:pt>
                <c:pt idx="52">
                  <c:v>31.86</c:v>
                </c:pt>
                <c:pt idx="53">
                  <c:v>23.62</c:v>
                </c:pt>
                <c:pt idx="54">
                  <c:v>17.829999999999998</c:v>
                </c:pt>
                <c:pt idx="55">
                  <c:v>17.920000000000002</c:v>
                </c:pt>
                <c:pt idx="56">
                  <c:v>16.16</c:v>
                </c:pt>
                <c:pt idx="57">
                  <c:v>26.6</c:v>
                </c:pt>
                <c:pt idx="58">
                  <c:v>27.31</c:v>
                </c:pt>
                <c:pt idx="59">
                  <c:v>35.96</c:v>
                </c:pt>
                <c:pt idx="60">
                  <c:v>27.99</c:v>
                </c:pt>
                <c:pt idx="61">
                  <c:v>28.76</c:v>
                </c:pt>
                <c:pt idx="62">
                  <c:v>27.02</c:v>
                </c:pt>
                <c:pt idx="63">
                  <c:v>23.24</c:v>
                </c:pt>
                <c:pt idx="64">
                  <c:v>29.82</c:v>
                </c:pt>
                <c:pt idx="65">
                  <c:v>26.14</c:v>
                </c:pt>
                <c:pt idx="66">
                  <c:v>37.409999999999997</c:v>
                </c:pt>
                <c:pt idx="67">
                  <c:v>28.87</c:v>
                </c:pt>
                <c:pt idx="68">
                  <c:v>20.85</c:v>
                </c:pt>
                <c:pt idx="69">
                  <c:v>18.190000000000001</c:v>
                </c:pt>
                <c:pt idx="70">
                  <c:v>23.53</c:v>
                </c:pt>
                <c:pt idx="71">
                  <c:v>23.3</c:v>
                </c:pt>
                <c:pt idx="72">
                  <c:v>20.92</c:v>
                </c:pt>
                <c:pt idx="73">
                  <c:v>21.92</c:v>
                </c:pt>
                <c:pt idx="74">
                  <c:v>22.07</c:v>
                </c:pt>
                <c:pt idx="75">
                  <c:v>18.23</c:v>
                </c:pt>
                <c:pt idx="76">
                  <c:v>27.51</c:v>
                </c:pt>
                <c:pt idx="77">
                  <c:v>29.88</c:v>
                </c:pt>
                <c:pt idx="78">
                  <c:v>23.55</c:v>
                </c:pt>
                <c:pt idx="79">
                  <c:v>29.6</c:v>
                </c:pt>
                <c:pt idx="80">
                  <c:v>29.4</c:v>
                </c:pt>
                <c:pt idx="81">
                  <c:v>30.55</c:v>
                </c:pt>
                <c:pt idx="82">
                  <c:v>25.94</c:v>
                </c:pt>
                <c:pt idx="83">
                  <c:v>26.46</c:v>
                </c:pt>
                <c:pt idx="84">
                  <c:v>28</c:v>
                </c:pt>
                <c:pt idx="85">
                  <c:v>23.93</c:v>
                </c:pt>
                <c:pt idx="86">
                  <c:v>25.37</c:v>
                </c:pt>
                <c:pt idx="87">
                  <c:v>22.9</c:v>
                </c:pt>
                <c:pt idx="88">
                  <c:v>33.39</c:v>
                </c:pt>
                <c:pt idx="89">
                  <c:v>22.18</c:v>
                </c:pt>
                <c:pt idx="90">
                  <c:v>25.94</c:v>
                </c:pt>
                <c:pt idx="91">
                  <c:v>24.95</c:v>
                </c:pt>
                <c:pt idx="92">
                  <c:v>28.04</c:v>
                </c:pt>
                <c:pt idx="93">
                  <c:v>29.11</c:v>
                </c:pt>
                <c:pt idx="94">
                  <c:v>28.58</c:v>
                </c:pt>
                <c:pt idx="95">
                  <c:v>26.73</c:v>
                </c:pt>
                <c:pt idx="96">
                  <c:v>25.75</c:v>
                </c:pt>
                <c:pt idx="97">
                  <c:v>25.25</c:v>
                </c:pt>
                <c:pt idx="98">
                  <c:v>25.99</c:v>
                </c:pt>
                <c:pt idx="99">
                  <c:v>22.8</c:v>
                </c:pt>
                <c:pt idx="100">
                  <c:v>21.22</c:v>
                </c:pt>
                <c:pt idx="101">
                  <c:v>27.3</c:v>
                </c:pt>
                <c:pt idx="102">
                  <c:v>23.08</c:v>
                </c:pt>
                <c:pt idx="103">
                  <c:v>25.33</c:v>
                </c:pt>
                <c:pt idx="104">
                  <c:v>28.07</c:v>
                </c:pt>
                <c:pt idx="105">
                  <c:v>29.06</c:v>
                </c:pt>
                <c:pt idx="106">
                  <c:v>31.42</c:v>
                </c:pt>
                <c:pt idx="107">
                  <c:v>30.92</c:v>
                </c:pt>
                <c:pt idx="108">
                  <c:v>29.99</c:v>
                </c:pt>
                <c:pt idx="109">
                  <c:v>25.1</c:v>
                </c:pt>
                <c:pt idx="110">
                  <c:v>22.89</c:v>
                </c:pt>
                <c:pt idx="111">
                  <c:v>23.12</c:v>
                </c:pt>
                <c:pt idx="112">
                  <c:v>22.42</c:v>
                </c:pt>
                <c:pt idx="113">
                  <c:v>25.56</c:v>
                </c:pt>
                <c:pt idx="114">
                  <c:v>22.53</c:v>
                </c:pt>
                <c:pt idx="115">
                  <c:v>22.8</c:v>
                </c:pt>
                <c:pt idx="116">
                  <c:v>27.48</c:v>
                </c:pt>
                <c:pt idx="117">
                  <c:v>24.1</c:v>
                </c:pt>
                <c:pt idx="118">
                  <c:v>33.53</c:v>
                </c:pt>
                <c:pt idx="119">
                  <c:v>27.28</c:v>
                </c:pt>
                <c:pt idx="120">
                  <c:v>26.87</c:v>
                </c:pt>
                <c:pt idx="121">
                  <c:v>27.24</c:v>
                </c:pt>
                <c:pt idx="122">
                  <c:v>27.7</c:v>
                </c:pt>
                <c:pt idx="123">
                  <c:v>28.25</c:v>
                </c:pt>
                <c:pt idx="124">
                  <c:v>27.76</c:v>
                </c:pt>
                <c:pt idx="125">
                  <c:v>26.82</c:v>
                </c:pt>
                <c:pt idx="126">
                  <c:v>31.21</c:v>
                </c:pt>
                <c:pt idx="127">
                  <c:v>27.24</c:v>
                </c:pt>
                <c:pt idx="128">
                  <c:v>24.4</c:v>
                </c:pt>
                <c:pt idx="129">
                  <c:v>22.46</c:v>
                </c:pt>
                <c:pt idx="130">
                  <c:v>23.07</c:v>
                </c:pt>
                <c:pt idx="131">
                  <c:v>23.3</c:v>
                </c:pt>
                <c:pt idx="132">
                  <c:v>25.14</c:v>
                </c:pt>
                <c:pt idx="133">
                  <c:v>26.51</c:v>
                </c:pt>
                <c:pt idx="134">
                  <c:v>26.85</c:v>
                </c:pt>
                <c:pt idx="135">
                  <c:v>25.46</c:v>
                </c:pt>
                <c:pt idx="136">
                  <c:v>29.76</c:v>
                </c:pt>
                <c:pt idx="137">
                  <c:v>33.44</c:v>
                </c:pt>
                <c:pt idx="138">
                  <c:v>34.47</c:v>
                </c:pt>
                <c:pt idx="139">
                  <c:v>33.9</c:v>
                </c:pt>
                <c:pt idx="140">
                  <c:v>29.26</c:v>
                </c:pt>
                <c:pt idx="141">
                  <c:v>29.62</c:v>
                </c:pt>
                <c:pt idx="142">
                  <c:v>25.24</c:v>
                </c:pt>
                <c:pt idx="143">
                  <c:v>34.25</c:v>
                </c:pt>
                <c:pt idx="144">
                  <c:v>37.15</c:v>
                </c:pt>
                <c:pt idx="145">
                  <c:v>28.74</c:v>
                </c:pt>
                <c:pt idx="146">
                  <c:v>44.68</c:v>
                </c:pt>
                <c:pt idx="147">
                  <c:v>33.409999999999997</c:v>
                </c:pt>
                <c:pt idx="148">
                  <c:v>22.64</c:v>
                </c:pt>
                <c:pt idx="149">
                  <c:v>25.88</c:v>
                </c:pt>
                <c:pt idx="150">
                  <c:v>24.53</c:v>
                </c:pt>
                <c:pt idx="151">
                  <c:v>23.55</c:v>
                </c:pt>
                <c:pt idx="152">
                  <c:v>26.41</c:v>
                </c:pt>
                <c:pt idx="153">
                  <c:v>24.77</c:v>
                </c:pt>
                <c:pt idx="154">
                  <c:v>25.72</c:v>
                </c:pt>
                <c:pt idx="155">
                  <c:v>23.41</c:v>
                </c:pt>
                <c:pt idx="156">
                  <c:v>30.31</c:v>
                </c:pt>
                <c:pt idx="157">
                  <c:v>29.09</c:v>
                </c:pt>
                <c:pt idx="158">
                  <c:v>33.299999999999997</c:v>
                </c:pt>
                <c:pt idx="159">
                  <c:v>32.369999999999997</c:v>
                </c:pt>
                <c:pt idx="160">
                  <c:v>34.81</c:v>
                </c:pt>
                <c:pt idx="161">
                  <c:v>31.14</c:v>
                </c:pt>
                <c:pt idx="162">
                  <c:v>32.35</c:v>
                </c:pt>
                <c:pt idx="163">
                  <c:v>29.65</c:v>
                </c:pt>
                <c:pt idx="164">
                  <c:v>32.65</c:v>
                </c:pt>
                <c:pt idx="165">
                  <c:v>31.03</c:v>
                </c:pt>
                <c:pt idx="166">
                  <c:v>29.76</c:v>
                </c:pt>
                <c:pt idx="167">
                  <c:v>33.21</c:v>
                </c:pt>
                <c:pt idx="168">
                  <c:v>25.99</c:v>
                </c:pt>
                <c:pt idx="169">
                  <c:v>39.479999999999997</c:v>
                </c:pt>
                <c:pt idx="170">
                  <c:v>41.01</c:v>
                </c:pt>
                <c:pt idx="171">
                  <c:v>44.16</c:v>
                </c:pt>
                <c:pt idx="172">
                  <c:v>26.67</c:v>
                </c:pt>
                <c:pt idx="173">
                  <c:v>25.15</c:v>
                </c:pt>
                <c:pt idx="174">
                  <c:v>22.07</c:v>
                </c:pt>
                <c:pt idx="175">
                  <c:v>23.67</c:v>
                </c:pt>
                <c:pt idx="176">
                  <c:v>27.9</c:v>
                </c:pt>
                <c:pt idx="177">
                  <c:v>21.62</c:v>
                </c:pt>
                <c:pt idx="178">
                  <c:v>34.67</c:v>
                </c:pt>
                <c:pt idx="179">
                  <c:v>27.69</c:v>
                </c:pt>
                <c:pt idx="180">
                  <c:v>21.62</c:v>
                </c:pt>
                <c:pt idx="181">
                  <c:v>22.72</c:v>
                </c:pt>
                <c:pt idx="182">
                  <c:v>22.4</c:v>
                </c:pt>
                <c:pt idx="183">
                  <c:v>21.29</c:v>
                </c:pt>
                <c:pt idx="184">
                  <c:v>31.84</c:v>
                </c:pt>
                <c:pt idx="185">
                  <c:v>29.61</c:v>
                </c:pt>
                <c:pt idx="186">
                  <c:v>26.18</c:v>
                </c:pt>
                <c:pt idx="187">
                  <c:v>27.16</c:v>
                </c:pt>
                <c:pt idx="188">
                  <c:v>23.76</c:v>
                </c:pt>
                <c:pt idx="189">
                  <c:v>23.86</c:v>
                </c:pt>
                <c:pt idx="190">
                  <c:v>26.38</c:v>
                </c:pt>
                <c:pt idx="191">
                  <c:v>25.32</c:v>
                </c:pt>
                <c:pt idx="192">
                  <c:v>31.06</c:v>
                </c:pt>
                <c:pt idx="193">
                  <c:v>30.45</c:v>
                </c:pt>
                <c:pt idx="194">
                  <c:v>36.54</c:v>
                </c:pt>
                <c:pt idx="195">
                  <c:v>30.01</c:v>
                </c:pt>
                <c:pt idx="196">
                  <c:v>36.159999999999997</c:v>
                </c:pt>
                <c:pt idx="197">
                  <c:v>31.34</c:v>
                </c:pt>
                <c:pt idx="198">
                  <c:v>22.6</c:v>
                </c:pt>
                <c:pt idx="199">
                  <c:v>21.97</c:v>
                </c:pt>
                <c:pt idx="200">
                  <c:v>24.81</c:v>
                </c:pt>
                <c:pt idx="201">
                  <c:v>21.46</c:v>
                </c:pt>
                <c:pt idx="202">
                  <c:v>22.56</c:v>
                </c:pt>
                <c:pt idx="203">
                  <c:v>24.13</c:v>
                </c:pt>
                <c:pt idx="204">
                  <c:v>20.399999999999999</c:v>
                </c:pt>
                <c:pt idx="205">
                  <c:v>20.81</c:v>
                </c:pt>
                <c:pt idx="206">
                  <c:v>22.14</c:v>
                </c:pt>
                <c:pt idx="207">
                  <c:v>21.71</c:v>
                </c:pt>
                <c:pt idx="208">
                  <c:v>21.64</c:v>
                </c:pt>
                <c:pt idx="209">
                  <c:v>21.39</c:v>
                </c:pt>
                <c:pt idx="210">
                  <c:v>21.04</c:v>
                </c:pt>
                <c:pt idx="211">
                  <c:v>30.96</c:v>
                </c:pt>
                <c:pt idx="212">
                  <c:v>27.19</c:v>
                </c:pt>
                <c:pt idx="213">
                  <c:v>27.49</c:v>
                </c:pt>
                <c:pt idx="214">
                  <c:v>27.19</c:v>
                </c:pt>
                <c:pt idx="215">
                  <c:v>27.11</c:v>
                </c:pt>
              </c:numCache>
            </c:numRef>
          </c:xVal>
          <c:yVal>
            <c:numRef>
              <c:f>Eye_diameter!$D$2:$D$217</c:f>
              <c:numCache>
                <c:formatCode>General</c:formatCode>
                <c:ptCount val="216"/>
                <c:pt idx="0">
                  <c:v>405</c:v>
                </c:pt>
                <c:pt idx="1">
                  <c:v>520</c:v>
                </c:pt>
                <c:pt idx="2">
                  <c:v>365</c:v>
                </c:pt>
                <c:pt idx="3">
                  <c:v>515</c:v>
                </c:pt>
                <c:pt idx="4">
                  <c:v>370</c:v>
                </c:pt>
                <c:pt idx="5">
                  <c:v>395</c:v>
                </c:pt>
                <c:pt idx="6">
                  <c:v>520</c:v>
                </c:pt>
                <c:pt idx="7">
                  <c:v>420</c:v>
                </c:pt>
                <c:pt idx="8">
                  <c:v>395</c:v>
                </c:pt>
                <c:pt idx="9">
                  <c:v>385</c:v>
                </c:pt>
                <c:pt idx="10">
                  <c:v>365</c:v>
                </c:pt>
                <c:pt idx="11">
                  <c:v>380</c:v>
                </c:pt>
                <c:pt idx="12">
                  <c:v>390</c:v>
                </c:pt>
                <c:pt idx="13">
                  <c:v>375</c:v>
                </c:pt>
                <c:pt idx="14">
                  <c:v>495</c:v>
                </c:pt>
                <c:pt idx="15">
                  <c:v>410</c:v>
                </c:pt>
                <c:pt idx="16">
                  <c:v>390</c:v>
                </c:pt>
                <c:pt idx="17">
                  <c:v>375</c:v>
                </c:pt>
                <c:pt idx="18">
                  <c:v>350</c:v>
                </c:pt>
                <c:pt idx="19">
                  <c:v>525</c:v>
                </c:pt>
                <c:pt idx="20">
                  <c:v>605</c:v>
                </c:pt>
                <c:pt idx="21">
                  <c:v>505</c:v>
                </c:pt>
                <c:pt idx="22">
                  <c:v>510</c:v>
                </c:pt>
                <c:pt idx="23">
                  <c:v>530</c:v>
                </c:pt>
                <c:pt idx="24">
                  <c:v>525</c:v>
                </c:pt>
                <c:pt idx="25">
                  <c:v>530</c:v>
                </c:pt>
                <c:pt idx="26">
                  <c:v>510</c:v>
                </c:pt>
                <c:pt idx="27">
                  <c:v>545</c:v>
                </c:pt>
                <c:pt idx="28">
                  <c:v>555</c:v>
                </c:pt>
                <c:pt idx="29">
                  <c:v>585</c:v>
                </c:pt>
                <c:pt idx="30">
                  <c:v>545</c:v>
                </c:pt>
                <c:pt idx="31">
                  <c:v>405</c:v>
                </c:pt>
                <c:pt idx="32">
                  <c:v>580</c:v>
                </c:pt>
                <c:pt idx="33">
                  <c:v>585</c:v>
                </c:pt>
                <c:pt idx="34">
                  <c:v>355</c:v>
                </c:pt>
                <c:pt idx="35">
                  <c:v>380</c:v>
                </c:pt>
                <c:pt idx="36">
                  <c:v>350</c:v>
                </c:pt>
                <c:pt idx="37">
                  <c:v>690</c:v>
                </c:pt>
                <c:pt idx="38">
                  <c:v>470</c:v>
                </c:pt>
                <c:pt idx="39">
                  <c:v>695</c:v>
                </c:pt>
                <c:pt idx="40">
                  <c:v>615</c:v>
                </c:pt>
                <c:pt idx="41">
                  <c:v>650</c:v>
                </c:pt>
                <c:pt idx="42">
                  <c:v>485</c:v>
                </c:pt>
                <c:pt idx="43">
                  <c:v>620</c:v>
                </c:pt>
                <c:pt idx="44">
                  <c:v>555</c:v>
                </c:pt>
                <c:pt idx="45">
                  <c:v>685</c:v>
                </c:pt>
                <c:pt idx="46">
                  <c:v>470</c:v>
                </c:pt>
                <c:pt idx="47">
                  <c:v>605</c:v>
                </c:pt>
                <c:pt idx="48">
                  <c:v>505</c:v>
                </c:pt>
                <c:pt idx="49">
                  <c:v>610</c:v>
                </c:pt>
                <c:pt idx="50">
                  <c:v>695</c:v>
                </c:pt>
                <c:pt idx="51">
                  <c:v>660</c:v>
                </c:pt>
                <c:pt idx="52">
                  <c:v>715</c:v>
                </c:pt>
                <c:pt idx="53">
                  <c:v>535</c:v>
                </c:pt>
                <c:pt idx="54">
                  <c:v>345</c:v>
                </c:pt>
                <c:pt idx="55">
                  <c:v>370</c:v>
                </c:pt>
                <c:pt idx="56">
                  <c:v>345</c:v>
                </c:pt>
                <c:pt idx="57">
                  <c:v>615</c:v>
                </c:pt>
                <c:pt idx="58">
                  <c:v>655</c:v>
                </c:pt>
                <c:pt idx="59">
                  <c:v>840</c:v>
                </c:pt>
                <c:pt idx="60">
                  <c:v>675</c:v>
                </c:pt>
                <c:pt idx="61">
                  <c:v>620</c:v>
                </c:pt>
                <c:pt idx="62">
                  <c:v>610</c:v>
                </c:pt>
                <c:pt idx="63">
                  <c:v>485</c:v>
                </c:pt>
                <c:pt idx="64">
                  <c:v>705</c:v>
                </c:pt>
                <c:pt idx="65">
                  <c:v>590</c:v>
                </c:pt>
                <c:pt idx="66">
                  <c:v>805</c:v>
                </c:pt>
                <c:pt idx="67">
                  <c:v>690</c:v>
                </c:pt>
                <c:pt idx="68">
                  <c:v>500</c:v>
                </c:pt>
                <c:pt idx="69">
                  <c:v>410</c:v>
                </c:pt>
                <c:pt idx="70">
                  <c:v>475</c:v>
                </c:pt>
                <c:pt idx="71">
                  <c:v>500</c:v>
                </c:pt>
                <c:pt idx="72">
                  <c:v>455</c:v>
                </c:pt>
                <c:pt idx="73">
                  <c:v>475</c:v>
                </c:pt>
                <c:pt idx="74">
                  <c:v>495</c:v>
                </c:pt>
                <c:pt idx="75">
                  <c:v>400</c:v>
                </c:pt>
                <c:pt idx="76">
                  <c:v>590</c:v>
                </c:pt>
                <c:pt idx="77">
                  <c:v>715</c:v>
                </c:pt>
                <c:pt idx="78">
                  <c:v>535</c:v>
                </c:pt>
                <c:pt idx="79">
                  <c:v>730</c:v>
                </c:pt>
                <c:pt idx="80">
                  <c:v>680</c:v>
                </c:pt>
                <c:pt idx="81">
                  <c:v>740</c:v>
                </c:pt>
                <c:pt idx="82">
                  <c:v>630</c:v>
                </c:pt>
                <c:pt idx="83">
                  <c:v>645</c:v>
                </c:pt>
                <c:pt idx="84">
                  <c:v>655</c:v>
                </c:pt>
                <c:pt idx="85">
                  <c:v>595</c:v>
                </c:pt>
                <c:pt idx="86">
                  <c:v>575</c:v>
                </c:pt>
                <c:pt idx="87">
                  <c:v>550</c:v>
                </c:pt>
                <c:pt idx="88">
                  <c:v>830</c:v>
                </c:pt>
                <c:pt idx="89">
                  <c:v>480</c:v>
                </c:pt>
                <c:pt idx="90">
                  <c:v>565</c:v>
                </c:pt>
                <c:pt idx="91">
                  <c:v>550</c:v>
                </c:pt>
                <c:pt idx="92">
                  <c:v>600</c:v>
                </c:pt>
                <c:pt idx="93">
                  <c:v>635</c:v>
                </c:pt>
                <c:pt idx="94">
                  <c:v>635</c:v>
                </c:pt>
                <c:pt idx="95">
                  <c:v>595</c:v>
                </c:pt>
                <c:pt idx="96">
                  <c:v>560</c:v>
                </c:pt>
                <c:pt idx="97">
                  <c:v>540</c:v>
                </c:pt>
                <c:pt idx="98">
                  <c:v>565</c:v>
                </c:pt>
                <c:pt idx="99">
                  <c:v>515</c:v>
                </c:pt>
                <c:pt idx="100">
                  <c:v>445</c:v>
                </c:pt>
                <c:pt idx="101">
                  <c:v>680</c:v>
                </c:pt>
                <c:pt idx="102">
                  <c:v>490</c:v>
                </c:pt>
                <c:pt idx="103">
                  <c:v>570</c:v>
                </c:pt>
                <c:pt idx="104">
                  <c:v>660</c:v>
                </c:pt>
                <c:pt idx="105">
                  <c:v>550</c:v>
                </c:pt>
                <c:pt idx="106">
                  <c:v>620</c:v>
                </c:pt>
                <c:pt idx="107">
                  <c:v>695</c:v>
                </c:pt>
                <c:pt idx="108">
                  <c:v>710</c:v>
                </c:pt>
                <c:pt idx="109">
                  <c:v>580</c:v>
                </c:pt>
                <c:pt idx="110">
                  <c:v>500</c:v>
                </c:pt>
                <c:pt idx="111">
                  <c:v>515</c:v>
                </c:pt>
                <c:pt idx="112">
                  <c:v>495</c:v>
                </c:pt>
                <c:pt idx="113">
                  <c:v>575</c:v>
                </c:pt>
                <c:pt idx="114">
                  <c:v>505</c:v>
                </c:pt>
                <c:pt idx="115">
                  <c:v>500</c:v>
                </c:pt>
                <c:pt idx="116">
                  <c:v>670</c:v>
                </c:pt>
                <c:pt idx="117">
                  <c:v>525</c:v>
                </c:pt>
                <c:pt idx="118">
                  <c:v>715</c:v>
                </c:pt>
                <c:pt idx="119">
                  <c:v>650</c:v>
                </c:pt>
                <c:pt idx="120">
                  <c:v>650</c:v>
                </c:pt>
                <c:pt idx="121">
                  <c:v>590</c:v>
                </c:pt>
                <c:pt idx="122">
                  <c:v>620</c:v>
                </c:pt>
                <c:pt idx="123">
                  <c:v>595</c:v>
                </c:pt>
                <c:pt idx="124">
                  <c:v>670</c:v>
                </c:pt>
                <c:pt idx="125">
                  <c:v>605</c:v>
                </c:pt>
                <c:pt idx="126">
                  <c:v>700</c:v>
                </c:pt>
                <c:pt idx="127">
                  <c:v>565</c:v>
                </c:pt>
                <c:pt idx="128">
                  <c:v>510</c:v>
                </c:pt>
                <c:pt idx="129">
                  <c:v>530</c:v>
                </c:pt>
                <c:pt idx="130">
                  <c:v>460</c:v>
                </c:pt>
                <c:pt idx="131">
                  <c:v>545</c:v>
                </c:pt>
                <c:pt idx="132">
                  <c:v>535</c:v>
                </c:pt>
                <c:pt idx="133">
                  <c:v>745</c:v>
                </c:pt>
                <c:pt idx="134">
                  <c:v>555</c:v>
                </c:pt>
                <c:pt idx="135">
                  <c:v>595</c:v>
                </c:pt>
                <c:pt idx="136">
                  <c:v>720</c:v>
                </c:pt>
                <c:pt idx="137">
                  <c:v>865</c:v>
                </c:pt>
                <c:pt idx="138">
                  <c:v>820</c:v>
                </c:pt>
                <c:pt idx="139">
                  <c:v>850</c:v>
                </c:pt>
                <c:pt idx="140">
                  <c:v>705</c:v>
                </c:pt>
                <c:pt idx="141">
                  <c:v>705</c:v>
                </c:pt>
                <c:pt idx="142">
                  <c:v>565</c:v>
                </c:pt>
                <c:pt idx="143">
                  <c:v>815</c:v>
                </c:pt>
                <c:pt idx="144">
                  <c:v>850</c:v>
                </c:pt>
                <c:pt idx="145">
                  <c:v>715</c:v>
                </c:pt>
                <c:pt idx="146">
                  <c:v>960</c:v>
                </c:pt>
                <c:pt idx="147">
                  <c:v>780</c:v>
                </c:pt>
                <c:pt idx="148">
                  <c:v>515</c:v>
                </c:pt>
                <c:pt idx="149">
                  <c:v>560</c:v>
                </c:pt>
                <c:pt idx="150">
                  <c:v>550</c:v>
                </c:pt>
                <c:pt idx="151">
                  <c:v>575</c:v>
                </c:pt>
                <c:pt idx="152">
                  <c:v>560</c:v>
                </c:pt>
                <c:pt idx="153">
                  <c:v>570</c:v>
                </c:pt>
                <c:pt idx="154">
                  <c:v>545</c:v>
                </c:pt>
                <c:pt idx="155">
                  <c:v>535</c:v>
                </c:pt>
                <c:pt idx="156">
                  <c:v>700</c:v>
                </c:pt>
                <c:pt idx="157">
                  <c:v>655</c:v>
                </c:pt>
                <c:pt idx="158">
                  <c:v>745</c:v>
                </c:pt>
                <c:pt idx="159">
                  <c:v>820</c:v>
                </c:pt>
                <c:pt idx="160">
                  <c:v>775</c:v>
                </c:pt>
                <c:pt idx="161">
                  <c:v>685</c:v>
                </c:pt>
                <c:pt idx="162">
                  <c:v>655</c:v>
                </c:pt>
                <c:pt idx="163">
                  <c:v>625</c:v>
                </c:pt>
                <c:pt idx="164">
                  <c:v>665</c:v>
                </c:pt>
                <c:pt idx="165">
                  <c:v>630</c:v>
                </c:pt>
                <c:pt idx="166">
                  <c:v>685</c:v>
                </c:pt>
                <c:pt idx="167">
                  <c:v>770</c:v>
                </c:pt>
                <c:pt idx="168">
                  <c:v>695</c:v>
                </c:pt>
                <c:pt idx="169">
                  <c:v>865</c:v>
                </c:pt>
                <c:pt idx="170">
                  <c:v>965</c:v>
                </c:pt>
                <c:pt idx="171">
                  <c:v>1080</c:v>
                </c:pt>
                <c:pt idx="172">
                  <c:v>625</c:v>
                </c:pt>
                <c:pt idx="173">
                  <c:v>580</c:v>
                </c:pt>
                <c:pt idx="174">
                  <c:v>530</c:v>
                </c:pt>
                <c:pt idx="175">
                  <c:v>570</c:v>
                </c:pt>
                <c:pt idx="176">
                  <c:v>690</c:v>
                </c:pt>
                <c:pt idx="177">
                  <c:v>510</c:v>
                </c:pt>
                <c:pt idx="178">
                  <c:v>825</c:v>
                </c:pt>
                <c:pt idx="179">
                  <c:v>630</c:v>
                </c:pt>
                <c:pt idx="180">
                  <c:v>475</c:v>
                </c:pt>
                <c:pt idx="181">
                  <c:v>525</c:v>
                </c:pt>
                <c:pt idx="182">
                  <c:v>555</c:v>
                </c:pt>
                <c:pt idx="183">
                  <c:v>490</c:v>
                </c:pt>
                <c:pt idx="184">
                  <c:v>725</c:v>
                </c:pt>
                <c:pt idx="185">
                  <c:v>660</c:v>
                </c:pt>
                <c:pt idx="186">
                  <c:v>605</c:v>
                </c:pt>
                <c:pt idx="187">
                  <c:v>590</c:v>
                </c:pt>
                <c:pt idx="188">
                  <c:v>645</c:v>
                </c:pt>
                <c:pt idx="189">
                  <c:v>505</c:v>
                </c:pt>
                <c:pt idx="190">
                  <c:v>600</c:v>
                </c:pt>
                <c:pt idx="191">
                  <c:v>615</c:v>
                </c:pt>
                <c:pt idx="192">
                  <c:v>680</c:v>
                </c:pt>
                <c:pt idx="193">
                  <c:v>675</c:v>
                </c:pt>
                <c:pt idx="194">
                  <c:v>880</c:v>
                </c:pt>
                <c:pt idx="195">
                  <c:v>615</c:v>
                </c:pt>
                <c:pt idx="196">
                  <c:v>810</c:v>
                </c:pt>
                <c:pt idx="197">
                  <c:v>640</c:v>
                </c:pt>
                <c:pt idx="198">
                  <c:v>520</c:v>
                </c:pt>
                <c:pt idx="199">
                  <c:v>520</c:v>
                </c:pt>
                <c:pt idx="200">
                  <c:v>480</c:v>
                </c:pt>
                <c:pt idx="201">
                  <c:v>440</c:v>
                </c:pt>
                <c:pt idx="202">
                  <c:v>495</c:v>
                </c:pt>
                <c:pt idx="203">
                  <c:v>540</c:v>
                </c:pt>
                <c:pt idx="204">
                  <c:v>475</c:v>
                </c:pt>
                <c:pt idx="205">
                  <c:v>450</c:v>
                </c:pt>
                <c:pt idx="206">
                  <c:v>450</c:v>
                </c:pt>
                <c:pt idx="207">
                  <c:v>480</c:v>
                </c:pt>
                <c:pt idx="208">
                  <c:v>465</c:v>
                </c:pt>
                <c:pt idx="209">
                  <c:v>470</c:v>
                </c:pt>
                <c:pt idx="210">
                  <c:v>435</c:v>
                </c:pt>
                <c:pt idx="211">
                  <c:v>750</c:v>
                </c:pt>
                <c:pt idx="212">
                  <c:v>710</c:v>
                </c:pt>
                <c:pt idx="213">
                  <c:v>680</c:v>
                </c:pt>
                <c:pt idx="214">
                  <c:v>585</c:v>
                </c:pt>
                <c:pt idx="215">
                  <c:v>660</c:v>
                </c:pt>
              </c:numCache>
            </c:numRef>
          </c:yVal>
          <c:smooth val="0"/>
          <c:extLst>
            <c:ext xmlns:c16="http://schemas.microsoft.com/office/drawing/2014/chart" uri="{C3380CC4-5D6E-409C-BE32-E72D297353CC}">
              <c16:uniqueId val="{00000001-268D-48B4-8CCE-C898855B263E}"/>
            </c:ext>
          </c:extLst>
        </c:ser>
        <c:dLbls>
          <c:showLegendKey val="0"/>
          <c:showVal val="0"/>
          <c:showCatName val="0"/>
          <c:showSerName val="0"/>
          <c:showPercent val="0"/>
          <c:showBubbleSize val="0"/>
        </c:dLbls>
        <c:axId val="91426176"/>
        <c:axId val="91441024"/>
      </c:scatterChart>
      <c:valAx>
        <c:axId val="91426176"/>
        <c:scaling>
          <c:orientation val="minMax"/>
        </c:scaling>
        <c:delete val="0"/>
        <c:axPos val="b"/>
        <c:title>
          <c:tx>
            <c:rich>
              <a:bodyPr/>
              <a:lstStyle/>
              <a:p>
                <a:pPr>
                  <a:defRPr/>
                </a:pPr>
                <a:r>
                  <a:rPr lang="en-CA"/>
                  <a:t>Eye Diameter (mm) </a:t>
                </a:r>
              </a:p>
            </c:rich>
          </c:tx>
          <c:overlay val="0"/>
        </c:title>
        <c:numFmt formatCode="General" sourceLinked="1"/>
        <c:majorTickMark val="out"/>
        <c:minorTickMark val="none"/>
        <c:tickLblPos val="nextTo"/>
        <c:crossAx val="91441024"/>
        <c:crosses val="autoZero"/>
        <c:crossBetween val="midCat"/>
      </c:valAx>
      <c:valAx>
        <c:axId val="91441024"/>
        <c:scaling>
          <c:orientation val="minMax"/>
        </c:scaling>
        <c:delete val="0"/>
        <c:axPos val="l"/>
        <c:majorGridlines/>
        <c:title>
          <c:tx>
            <c:rich>
              <a:bodyPr rot="-5400000" vert="horz"/>
              <a:lstStyle/>
              <a:p>
                <a:pPr>
                  <a:defRPr/>
                </a:pPr>
                <a:r>
                  <a:rPr lang="en-CA"/>
                  <a:t>Fork length (mm to closest 1/2cm) </a:t>
                </a:r>
              </a:p>
            </c:rich>
          </c:tx>
          <c:overlay val="0"/>
        </c:title>
        <c:numFmt formatCode="General" sourceLinked="1"/>
        <c:majorTickMark val="out"/>
        <c:minorTickMark val="none"/>
        <c:tickLblPos val="nextTo"/>
        <c:crossAx val="91426176"/>
        <c:crosses val="autoZero"/>
        <c:crossBetween val="midCat"/>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 Interorbital distance vs fork length n=437, r=0.971</a:t>
            </a:r>
          </a:p>
        </c:rich>
      </c:tx>
      <c:layout>
        <c:manualLayout>
          <c:xMode val="edge"/>
          <c:yMode val="edge"/>
          <c:x val="0.12701377952755905"/>
          <c:y val="0"/>
        </c:manualLayout>
      </c:layout>
      <c:overlay val="0"/>
    </c:title>
    <c:autoTitleDeleted val="0"/>
    <c:plotArea>
      <c:layout/>
      <c:scatterChart>
        <c:scatterStyle val="lineMarker"/>
        <c:varyColors val="0"/>
        <c:ser>
          <c:idx val="0"/>
          <c:order val="0"/>
          <c:tx>
            <c:v>MALE</c:v>
          </c:tx>
          <c:spPr>
            <a:ln w="28575">
              <a:noFill/>
            </a:ln>
          </c:spPr>
          <c:marker>
            <c:symbol val="diamond"/>
            <c:size val="4"/>
          </c:marker>
          <c:xVal>
            <c:numRef>
              <c:f>InterOrbital!$C$218:$C$439</c:f>
              <c:numCache>
                <c:formatCode>General</c:formatCode>
                <c:ptCount val="222"/>
                <c:pt idx="0">
                  <c:v>43.73</c:v>
                </c:pt>
                <c:pt idx="1">
                  <c:v>47.52</c:v>
                </c:pt>
                <c:pt idx="2">
                  <c:v>44.79</c:v>
                </c:pt>
                <c:pt idx="3">
                  <c:v>38.24</c:v>
                </c:pt>
                <c:pt idx="4">
                  <c:v>52.57</c:v>
                </c:pt>
                <c:pt idx="5">
                  <c:v>42.93</c:v>
                </c:pt>
                <c:pt idx="6">
                  <c:v>43.02</c:v>
                </c:pt>
                <c:pt idx="7">
                  <c:v>35.1</c:v>
                </c:pt>
                <c:pt idx="8">
                  <c:v>35.54</c:v>
                </c:pt>
                <c:pt idx="9">
                  <c:v>37.29</c:v>
                </c:pt>
                <c:pt idx="10">
                  <c:v>47.32</c:v>
                </c:pt>
                <c:pt idx="11">
                  <c:v>45.58</c:v>
                </c:pt>
                <c:pt idx="12">
                  <c:v>48.25</c:v>
                </c:pt>
                <c:pt idx="13">
                  <c:v>45.05</c:v>
                </c:pt>
                <c:pt idx="14">
                  <c:v>47.1</c:v>
                </c:pt>
                <c:pt idx="15">
                  <c:v>36.89</c:v>
                </c:pt>
                <c:pt idx="16">
                  <c:v>43.81</c:v>
                </c:pt>
                <c:pt idx="17">
                  <c:v>46.84</c:v>
                </c:pt>
                <c:pt idx="18">
                  <c:v>31.41</c:v>
                </c:pt>
                <c:pt idx="19">
                  <c:v>42.2</c:v>
                </c:pt>
                <c:pt idx="20">
                  <c:v>24.61</c:v>
                </c:pt>
                <c:pt idx="21">
                  <c:v>35.5</c:v>
                </c:pt>
                <c:pt idx="22">
                  <c:v>36.08</c:v>
                </c:pt>
                <c:pt idx="23">
                  <c:v>40.54</c:v>
                </c:pt>
                <c:pt idx="24">
                  <c:v>38.97</c:v>
                </c:pt>
                <c:pt idx="25">
                  <c:v>23.03</c:v>
                </c:pt>
                <c:pt idx="26">
                  <c:v>37.78</c:v>
                </c:pt>
                <c:pt idx="27">
                  <c:v>38.65</c:v>
                </c:pt>
                <c:pt idx="28">
                  <c:v>38.65</c:v>
                </c:pt>
                <c:pt idx="29">
                  <c:v>51.06</c:v>
                </c:pt>
                <c:pt idx="30">
                  <c:v>47.59</c:v>
                </c:pt>
                <c:pt idx="31">
                  <c:v>21.23</c:v>
                </c:pt>
                <c:pt idx="32">
                  <c:v>20.86</c:v>
                </c:pt>
                <c:pt idx="33">
                  <c:v>44.17</c:v>
                </c:pt>
                <c:pt idx="34">
                  <c:v>41.02</c:v>
                </c:pt>
                <c:pt idx="35">
                  <c:v>40.58</c:v>
                </c:pt>
                <c:pt idx="36">
                  <c:v>42.02</c:v>
                </c:pt>
                <c:pt idx="37">
                  <c:v>39.36</c:v>
                </c:pt>
                <c:pt idx="38">
                  <c:v>37.979999999999997</c:v>
                </c:pt>
                <c:pt idx="39">
                  <c:v>34.909999999999997</c:v>
                </c:pt>
                <c:pt idx="40">
                  <c:v>41.67</c:v>
                </c:pt>
                <c:pt idx="41">
                  <c:v>41.23</c:v>
                </c:pt>
                <c:pt idx="42">
                  <c:v>39.64</c:v>
                </c:pt>
                <c:pt idx="43">
                  <c:v>37.409999999999997</c:v>
                </c:pt>
                <c:pt idx="44">
                  <c:v>52.2</c:v>
                </c:pt>
                <c:pt idx="45">
                  <c:v>33.130000000000003</c:v>
                </c:pt>
                <c:pt idx="46">
                  <c:v>31.6</c:v>
                </c:pt>
                <c:pt idx="47">
                  <c:v>46.81</c:v>
                </c:pt>
                <c:pt idx="48">
                  <c:v>48.03</c:v>
                </c:pt>
                <c:pt idx="49">
                  <c:v>48.16</c:v>
                </c:pt>
                <c:pt idx="50">
                  <c:v>45.55</c:v>
                </c:pt>
                <c:pt idx="51">
                  <c:v>49.5</c:v>
                </c:pt>
                <c:pt idx="52">
                  <c:v>45.32</c:v>
                </c:pt>
                <c:pt idx="53">
                  <c:v>52.83</c:v>
                </c:pt>
                <c:pt idx="54">
                  <c:v>40.549999999999997</c:v>
                </c:pt>
                <c:pt idx="55">
                  <c:v>40.58</c:v>
                </c:pt>
                <c:pt idx="56">
                  <c:v>35.770000000000003</c:v>
                </c:pt>
                <c:pt idx="57">
                  <c:v>38.200000000000003</c:v>
                </c:pt>
                <c:pt idx="58">
                  <c:v>47.69</c:v>
                </c:pt>
                <c:pt idx="59">
                  <c:v>40.17</c:v>
                </c:pt>
                <c:pt idx="60">
                  <c:v>50.38</c:v>
                </c:pt>
                <c:pt idx="61">
                  <c:v>42.55</c:v>
                </c:pt>
                <c:pt idx="62">
                  <c:v>43.48</c:v>
                </c:pt>
                <c:pt idx="63">
                  <c:v>42.36</c:v>
                </c:pt>
                <c:pt idx="64">
                  <c:v>38.33</c:v>
                </c:pt>
                <c:pt idx="65">
                  <c:v>36.51</c:v>
                </c:pt>
                <c:pt idx="66">
                  <c:v>43.89</c:v>
                </c:pt>
                <c:pt idx="67">
                  <c:v>42.21</c:v>
                </c:pt>
                <c:pt idx="68">
                  <c:v>48.04</c:v>
                </c:pt>
                <c:pt idx="69">
                  <c:v>40.869999999999997</c:v>
                </c:pt>
                <c:pt idx="70">
                  <c:v>51.62</c:v>
                </c:pt>
                <c:pt idx="71">
                  <c:v>40.24</c:v>
                </c:pt>
                <c:pt idx="72">
                  <c:v>44.43</c:v>
                </c:pt>
                <c:pt idx="73">
                  <c:v>47.49</c:v>
                </c:pt>
                <c:pt idx="74">
                  <c:v>53.62</c:v>
                </c:pt>
                <c:pt idx="75">
                  <c:v>42.1</c:v>
                </c:pt>
                <c:pt idx="76">
                  <c:v>46.77</c:v>
                </c:pt>
                <c:pt idx="77">
                  <c:v>42.07</c:v>
                </c:pt>
                <c:pt idx="78">
                  <c:v>45.25</c:v>
                </c:pt>
                <c:pt idx="79">
                  <c:v>44.78</c:v>
                </c:pt>
                <c:pt idx="80">
                  <c:v>41.4</c:v>
                </c:pt>
                <c:pt idx="81">
                  <c:v>30.93</c:v>
                </c:pt>
                <c:pt idx="82">
                  <c:v>44.85</c:v>
                </c:pt>
                <c:pt idx="83">
                  <c:v>39.96</c:v>
                </c:pt>
                <c:pt idx="84">
                  <c:v>36.369999999999997</c:v>
                </c:pt>
                <c:pt idx="85">
                  <c:v>49.76</c:v>
                </c:pt>
                <c:pt idx="86">
                  <c:v>40.81</c:v>
                </c:pt>
                <c:pt idx="87">
                  <c:v>44.3</c:v>
                </c:pt>
                <c:pt idx="88">
                  <c:v>45.02</c:v>
                </c:pt>
                <c:pt idx="89">
                  <c:v>42.91</c:v>
                </c:pt>
                <c:pt idx="90">
                  <c:v>40.32</c:v>
                </c:pt>
                <c:pt idx="91">
                  <c:v>39.74</c:v>
                </c:pt>
                <c:pt idx="92">
                  <c:v>35.17</c:v>
                </c:pt>
                <c:pt idx="93">
                  <c:v>46.49</c:v>
                </c:pt>
                <c:pt idx="94">
                  <c:v>44.03</c:v>
                </c:pt>
                <c:pt idx="95">
                  <c:v>46.36</c:v>
                </c:pt>
                <c:pt idx="96">
                  <c:v>36.61</c:v>
                </c:pt>
                <c:pt idx="97">
                  <c:v>42.2</c:v>
                </c:pt>
                <c:pt idx="98">
                  <c:v>41.83</c:v>
                </c:pt>
                <c:pt idx="99">
                  <c:v>45.07</c:v>
                </c:pt>
                <c:pt idx="100">
                  <c:v>38.700000000000003</c:v>
                </c:pt>
                <c:pt idx="101">
                  <c:v>14.98</c:v>
                </c:pt>
                <c:pt idx="102">
                  <c:v>13.97</c:v>
                </c:pt>
                <c:pt idx="103">
                  <c:v>16.43</c:v>
                </c:pt>
                <c:pt idx="104">
                  <c:v>17.940000000000001</c:v>
                </c:pt>
                <c:pt idx="105">
                  <c:v>15.52</c:v>
                </c:pt>
                <c:pt idx="106">
                  <c:v>14.06</c:v>
                </c:pt>
                <c:pt idx="107">
                  <c:v>15.55</c:v>
                </c:pt>
                <c:pt idx="108">
                  <c:v>59.89</c:v>
                </c:pt>
                <c:pt idx="109">
                  <c:v>41.5</c:v>
                </c:pt>
                <c:pt idx="110">
                  <c:v>57.67</c:v>
                </c:pt>
                <c:pt idx="111">
                  <c:v>35.119999999999997</c:v>
                </c:pt>
                <c:pt idx="112">
                  <c:v>32.83</c:v>
                </c:pt>
                <c:pt idx="113">
                  <c:v>36.49</c:v>
                </c:pt>
                <c:pt idx="114">
                  <c:v>50.59</c:v>
                </c:pt>
                <c:pt idx="115">
                  <c:v>39.5</c:v>
                </c:pt>
                <c:pt idx="116">
                  <c:v>36.409999999999997</c:v>
                </c:pt>
                <c:pt idx="117">
                  <c:v>36.049999999999997</c:v>
                </c:pt>
                <c:pt idx="118">
                  <c:v>30.42</c:v>
                </c:pt>
                <c:pt idx="119">
                  <c:v>38.979999999999997</c:v>
                </c:pt>
                <c:pt idx="120">
                  <c:v>36.93</c:v>
                </c:pt>
                <c:pt idx="121">
                  <c:v>28.65</c:v>
                </c:pt>
                <c:pt idx="122">
                  <c:v>33.130000000000003</c:v>
                </c:pt>
                <c:pt idx="123">
                  <c:v>54.25</c:v>
                </c:pt>
                <c:pt idx="124">
                  <c:v>44.26</c:v>
                </c:pt>
                <c:pt idx="125">
                  <c:v>35.659999999999997</c:v>
                </c:pt>
                <c:pt idx="126">
                  <c:v>32.22</c:v>
                </c:pt>
                <c:pt idx="127">
                  <c:v>33.119999999999997</c:v>
                </c:pt>
                <c:pt idx="128">
                  <c:v>33.06</c:v>
                </c:pt>
                <c:pt idx="129">
                  <c:v>42.69</c:v>
                </c:pt>
                <c:pt idx="130">
                  <c:v>43.6</c:v>
                </c:pt>
                <c:pt idx="131">
                  <c:v>51.46</c:v>
                </c:pt>
                <c:pt idx="132">
                  <c:v>42.67</c:v>
                </c:pt>
                <c:pt idx="133">
                  <c:v>39.090000000000003</c:v>
                </c:pt>
                <c:pt idx="134">
                  <c:v>19.600000000000001</c:v>
                </c:pt>
                <c:pt idx="135">
                  <c:v>39.32</c:v>
                </c:pt>
                <c:pt idx="136">
                  <c:v>32.29</c:v>
                </c:pt>
                <c:pt idx="137">
                  <c:v>38.54</c:v>
                </c:pt>
                <c:pt idx="138">
                  <c:v>38.28</c:v>
                </c:pt>
                <c:pt idx="139">
                  <c:v>30.65</c:v>
                </c:pt>
                <c:pt idx="140">
                  <c:v>32.39</c:v>
                </c:pt>
                <c:pt idx="141">
                  <c:v>46.54</c:v>
                </c:pt>
                <c:pt idx="142">
                  <c:v>48.67</c:v>
                </c:pt>
                <c:pt idx="143">
                  <c:v>50.17</c:v>
                </c:pt>
                <c:pt idx="144">
                  <c:v>43.7</c:v>
                </c:pt>
                <c:pt idx="145">
                  <c:v>26.28</c:v>
                </c:pt>
                <c:pt idx="146">
                  <c:v>43.9</c:v>
                </c:pt>
                <c:pt idx="147">
                  <c:v>44.4</c:v>
                </c:pt>
                <c:pt idx="148">
                  <c:v>34.42</c:v>
                </c:pt>
                <c:pt idx="149">
                  <c:v>32.28</c:v>
                </c:pt>
                <c:pt idx="150">
                  <c:v>45.52</c:v>
                </c:pt>
                <c:pt idx="151">
                  <c:v>24.68</c:v>
                </c:pt>
                <c:pt idx="152">
                  <c:v>45.65</c:v>
                </c:pt>
                <c:pt idx="153">
                  <c:v>25.87</c:v>
                </c:pt>
                <c:pt idx="154">
                  <c:v>51.54</c:v>
                </c:pt>
                <c:pt idx="155">
                  <c:v>45.19</c:v>
                </c:pt>
                <c:pt idx="156">
                  <c:v>30.01</c:v>
                </c:pt>
                <c:pt idx="157">
                  <c:v>32.92</c:v>
                </c:pt>
                <c:pt idx="158">
                  <c:v>36.200000000000003</c:v>
                </c:pt>
                <c:pt idx="159">
                  <c:v>54.45</c:v>
                </c:pt>
                <c:pt idx="160">
                  <c:v>58.48</c:v>
                </c:pt>
                <c:pt idx="161">
                  <c:v>35.75</c:v>
                </c:pt>
                <c:pt idx="162">
                  <c:v>47.26</c:v>
                </c:pt>
                <c:pt idx="163">
                  <c:v>49.85</c:v>
                </c:pt>
                <c:pt idx="164">
                  <c:v>49.57</c:v>
                </c:pt>
                <c:pt idx="165">
                  <c:v>46.83</c:v>
                </c:pt>
                <c:pt idx="166">
                  <c:v>33.51</c:v>
                </c:pt>
                <c:pt idx="167">
                  <c:v>48.78</c:v>
                </c:pt>
                <c:pt idx="168">
                  <c:v>32.79</c:v>
                </c:pt>
                <c:pt idx="169">
                  <c:v>37.54</c:v>
                </c:pt>
                <c:pt idx="170">
                  <c:v>32.69</c:v>
                </c:pt>
                <c:pt idx="171">
                  <c:v>32.04</c:v>
                </c:pt>
                <c:pt idx="172">
                  <c:v>50.91</c:v>
                </c:pt>
                <c:pt idx="173">
                  <c:v>36.61</c:v>
                </c:pt>
                <c:pt idx="174">
                  <c:v>52.49</c:v>
                </c:pt>
                <c:pt idx="175">
                  <c:v>30.92</c:v>
                </c:pt>
                <c:pt idx="176">
                  <c:v>55.33</c:v>
                </c:pt>
                <c:pt idx="177">
                  <c:v>31.59</c:v>
                </c:pt>
                <c:pt idx="178">
                  <c:v>41.83</c:v>
                </c:pt>
                <c:pt idx="179">
                  <c:v>36.96</c:v>
                </c:pt>
                <c:pt idx="180">
                  <c:v>35.17</c:v>
                </c:pt>
                <c:pt idx="181">
                  <c:v>43.69</c:v>
                </c:pt>
                <c:pt idx="182">
                  <c:v>32.61</c:v>
                </c:pt>
                <c:pt idx="183">
                  <c:v>33.57</c:v>
                </c:pt>
                <c:pt idx="184">
                  <c:v>26.04</c:v>
                </c:pt>
                <c:pt idx="185">
                  <c:v>35.130000000000003</c:v>
                </c:pt>
                <c:pt idx="186">
                  <c:v>40.229999999999997</c:v>
                </c:pt>
                <c:pt idx="187">
                  <c:v>24.06</c:v>
                </c:pt>
                <c:pt idx="188">
                  <c:v>28.04</c:v>
                </c:pt>
                <c:pt idx="189">
                  <c:v>26.63</c:v>
                </c:pt>
                <c:pt idx="190">
                  <c:v>27.02</c:v>
                </c:pt>
                <c:pt idx="191">
                  <c:v>40.76</c:v>
                </c:pt>
                <c:pt idx="192">
                  <c:v>34.39</c:v>
                </c:pt>
                <c:pt idx="193">
                  <c:v>31.81</c:v>
                </c:pt>
                <c:pt idx="194">
                  <c:v>41.8</c:v>
                </c:pt>
                <c:pt idx="195">
                  <c:v>34.549999999999997</c:v>
                </c:pt>
                <c:pt idx="196">
                  <c:v>30.74</c:v>
                </c:pt>
                <c:pt idx="197">
                  <c:v>34.6</c:v>
                </c:pt>
                <c:pt idx="198">
                  <c:v>33.229999999999997</c:v>
                </c:pt>
                <c:pt idx="199">
                  <c:v>32.549999999999997</c:v>
                </c:pt>
                <c:pt idx="200">
                  <c:v>48.61</c:v>
                </c:pt>
                <c:pt idx="201">
                  <c:v>46.6</c:v>
                </c:pt>
                <c:pt idx="202">
                  <c:v>39.57</c:v>
                </c:pt>
                <c:pt idx="203">
                  <c:v>30.23</c:v>
                </c:pt>
                <c:pt idx="204">
                  <c:v>48.93</c:v>
                </c:pt>
                <c:pt idx="205">
                  <c:v>37.29</c:v>
                </c:pt>
                <c:pt idx="206">
                  <c:v>35.6</c:v>
                </c:pt>
                <c:pt idx="207">
                  <c:v>35.020000000000003</c:v>
                </c:pt>
                <c:pt idx="208">
                  <c:v>34.19</c:v>
                </c:pt>
                <c:pt idx="209">
                  <c:v>39.43</c:v>
                </c:pt>
                <c:pt idx="210">
                  <c:v>24.96</c:v>
                </c:pt>
                <c:pt idx="211">
                  <c:v>40.79</c:v>
                </c:pt>
                <c:pt idx="212">
                  <c:v>41.18</c:v>
                </c:pt>
                <c:pt idx="213">
                  <c:v>38.21</c:v>
                </c:pt>
                <c:pt idx="214">
                  <c:v>32.22</c:v>
                </c:pt>
                <c:pt idx="215">
                  <c:v>34.619999999999997</c:v>
                </c:pt>
                <c:pt idx="216">
                  <c:v>45.91</c:v>
                </c:pt>
                <c:pt idx="217">
                  <c:v>45.66</c:v>
                </c:pt>
                <c:pt idx="218">
                  <c:v>34.08</c:v>
                </c:pt>
                <c:pt idx="219">
                  <c:v>33.33</c:v>
                </c:pt>
                <c:pt idx="220">
                  <c:v>30.29</c:v>
                </c:pt>
                <c:pt idx="221">
                  <c:v>38.96</c:v>
                </c:pt>
              </c:numCache>
            </c:numRef>
          </c:xVal>
          <c:yVal>
            <c:numRef>
              <c:f>InterOrbital!$D$218:$D$439</c:f>
              <c:numCache>
                <c:formatCode>General</c:formatCode>
                <c:ptCount val="222"/>
                <c:pt idx="0">
                  <c:v>585</c:v>
                </c:pt>
                <c:pt idx="1">
                  <c:v>660</c:v>
                </c:pt>
                <c:pt idx="2">
                  <c:v>590</c:v>
                </c:pt>
                <c:pt idx="3">
                  <c:v>570</c:v>
                </c:pt>
                <c:pt idx="4">
                  <c:v>740</c:v>
                </c:pt>
                <c:pt idx="5">
                  <c:v>615</c:v>
                </c:pt>
                <c:pt idx="6">
                  <c:v>620</c:v>
                </c:pt>
                <c:pt idx="7">
                  <c:v>470</c:v>
                </c:pt>
                <c:pt idx="8">
                  <c:v>525</c:v>
                </c:pt>
                <c:pt idx="9">
                  <c:v>510</c:v>
                </c:pt>
                <c:pt idx="10">
                  <c:v>705</c:v>
                </c:pt>
                <c:pt idx="11">
                  <c:v>655</c:v>
                </c:pt>
                <c:pt idx="12">
                  <c:v>740</c:v>
                </c:pt>
                <c:pt idx="13">
                  <c:v>635</c:v>
                </c:pt>
                <c:pt idx="14">
                  <c:v>645</c:v>
                </c:pt>
                <c:pt idx="15">
                  <c:v>545</c:v>
                </c:pt>
                <c:pt idx="16">
                  <c:v>640</c:v>
                </c:pt>
                <c:pt idx="17">
                  <c:v>660</c:v>
                </c:pt>
                <c:pt idx="18">
                  <c:v>535</c:v>
                </c:pt>
                <c:pt idx="19">
                  <c:v>555</c:v>
                </c:pt>
                <c:pt idx="20">
                  <c:v>380</c:v>
                </c:pt>
                <c:pt idx="21">
                  <c:v>510</c:v>
                </c:pt>
                <c:pt idx="22">
                  <c:v>525</c:v>
                </c:pt>
                <c:pt idx="23">
                  <c:v>595</c:v>
                </c:pt>
                <c:pt idx="24">
                  <c:v>530</c:v>
                </c:pt>
                <c:pt idx="25">
                  <c:v>360</c:v>
                </c:pt>
                <c:pt idx="26">
                  <c:v>560</c:v>
                </c:pt>
                <c:pt idx="27">
                  <c:v>545</c:v>
                </c:pt>
                <c:pt idx="28">
                  <c:v>575</c:v>
                </c:pt>
                <c:pt idx="29">
                  <c:v>675</c:v>
                </c:pt>
                <c:pt idx="30">
                  <c:v>650</c:v>
                </c:pt>
                <c:pt idx="31">
                  <c:v>350</c:v>
                </c:pt>
                <c:pt idx="32">
                  <c:v>340</c:v>
                </c:pt>
                <c:pt idx="33">
                  <c:v>610</c:v>
                </c:pt>
                <c:pt idx="34">
                  <c:v>605</c:v>
                </c:pt>
                <c:pt idx="35">
                  <c:v>565</c:v>
                </c:pt>
                <c:pt idx="36">
                  <c:v>605</c:v>
                </c:pt>
                <c:pt idx="37">
                  <c:v>550</c:v>
                </c:pt>
                <c:pt idx="38">
                  <c:v>555</c:v>
                </c:pt>
                <c:pt idx="39">
                  <c:v>500</c:v>
                </c:pt>
                <c:pt idx="40">
                  <c:v>585</c:v>
                </c:pt>
                <c:pt idx="41">
                  <c:v>605</c:v>
                </c:pt>
                <c:pt idx="42">
                  <c:v>565</c:v>
                </c:pt>
                <c:pt idx="43">
                  <c:v>565</c:v>
                </c:pt>
                <c:pt idx="44">
                  <c:v>705</c:v>
                </c:pt>
                <c:pt idx="45">
                  <c:v>495</c:v>
                </c:pt>
                <c:pt idx="46">
                  <c:v>455</c:v>
                </c:pt>
                <c:pt idx="47">
                  <c:v>725</c:v>
                </c:pt>
                <c:pt idx="48">
                  <c:v>695</c:v>
                </c:pt>
                <c:pt idx="49">
                  <c:v>640</c:v>
                </c:pt>
                <c:pt idx="50">
                  <c:v>670</c:v>
                </c:pt>
                <c:pt idx="51">
                  <c:v>645</c:v>
                </c:pt>
                <c:pt idx="52">
                  <c:v>655</c:v>
                </c:pt>
                <c:pt idx="53">
                  <c:v>700</c:v>
                </c:pt>
                <c:pt idx="54">
                  <c:v>600</c:v>
                </c:pt>
                <c:pt idx="55">
                  <c:v>575</c:v>
                </c:pt>
                <c:pt idx="56">
                  <c:v>540</c:v>
                </c:pt>
                <c:pt idx="57">
                  <c:v>520</c:v>
                </c:pt>
                <c:pt idx="58">
                  <c:v>695</c:v>
                </c:pt>
                <c:pt idx="59">
                  <c:v>580</c:v>
                </c:pt>
                <c:pt idx="60">
                  <c:v>670</c:v>
                </c:pt>
                <c:pt idx="61">
                  <c:v>645</c:v>
                </c:pt>
                <c:pt idx="62">
                  <c:v>610</c:v>
                </c:pt>
                <c:pt idx="63">
                  <c:v>555</c:v>
                </c:pt>
                <c:pt idx="64">
                  <c:v>560</c:v>
                </c:pt>
                <c:pt idx="65">
                  <c:v>510</c:v>
                </c:pt>
                <c:pt idx="66">
                  <c:v>625</c:v>
                </c:pt>
                <c:pt idx="67">
                  <c:v>605</c:v>
                </c:pt>
                <c:pt idx="68">
                  <c:v>665</c:v>
                </c:pt>
                <c:pt idx="69">
                  <c:v>595</c:v>
                </c:pt>
                <c:pt idx="70">
                  <c:v>675</c:v>
                </c:pt>
                <c:pt idx="71">
                  <c:v>540</c:v>
                </c:pt>
                <c:pt idx="72">
                  <c:v>635</c:v>
                </c:pt>
                <c:pt idx="73">
                  <c:v>680</c:v>
                </c:pt>
                <c:pt idx="74">
                  <c:v>755</c:v>
                </c:pt>
                <c:pt idx="75">
                  <c:v>620</c:v>
                </c:pt>
                <c:pt idx="76">
                  <c:v>720</c:v>
                </c:pt>
                <c:pt idx="77">
                  <c:v>610</c:v>
                </c:pt>
                <c:pt idx="78">
                  <c:v>685</c:v>
                </c:pt>
                <c:pt idx="79">
                  <c:v>635</c:v>
                </c:pt>
                <c:pt idx="80">
                  <c:v>620</c:v>
                </c:pt>
                <c:pt idx="81">
                  <c:v>495</c:v>
                </c:pt>
                <c:pt idx="82">
                  <c:v>650</c:v>
                </c:pt>
                <c:pt idx="83">
                  <c:v>625</c:v>
                </c:pt>
                <c:pt idx="84">
                  <c:v>550</c:v>
                </c:pt>
                <c:pt idx="85">
                  <c:v>700</c:v>
                </c:pt>
                <c:pt idx="86">
                  <c:v>550</c:v>
                </c:pt>
                <c:pt idx="87">
                  <c:v>640</c:v>
                </c:pt>
                <c:pt idx="88">
                  <c:v>650</c:v>
                </c:pt>
                <c:pt idx="89">
                  <c:v>645</c:v>
                </c:pt>
                <c:pt idx="90">
                  <c:v>600</c:v>
                </c:pt>
                <c:pt idx="91">
                  <c:v>510</c:v>
                </c:pt>
                <c:pt idx="92">
                  <c:v>545</c:v>
                </c:pt>
                <c:pt idx="93">
                  <c:v>675</c:v>
                </c:pt>
                <c:pt idx="94">
                  <c:v>630</c:v>
                </c:pt>
                <c:pt idx="95">
                  <c:v>670</c:v>
                </c:pt>
                <c:pt idx="96">
                  <c:v>545</c:v>
                </c:pt>
                <c:pt idx="97">
                  <c:v>615</c:v>
                </c:pt>
                <c:pt idx="98">
                  <c:v>570</c:v>
                </c:pt>
                <c:pt idx="99">
                  <c:v>680</c:v>
                </c:pt>
                <c:pt idx="100">
                  <c:v>560</c:v>
                </c:pt>
                <c:pt idx="101">
                  <c:v>240</c:v>
                </c:pt>
                <c:pt idx="102">
                  <c:v>260</c:v>
                </c:pt>
                <c:pt idx="103">
                  <c:v>240</c:v>
                </c:pt>
                <c:pt idx="104">
                  <c:v>250</c:v>
                </c:pt>
                <c:pt idx="105">
                  <c:v>245</c:v>
                </c:pt>
                <c:pt idx="106">
                  <c:v>245</c:v>
                </c:pt>
                <c:pt idx="107">
                  <c:v>245</c:v>
                </c:pt>
                <c:pt idx="108">
                  <c:v>685</c:v>
                </c:pt>
                <c:pt idx="109">
                  <c:v>515</c:v>
                </c:pt>
                <c:pt idx="110">
                  <c:v>700</c:v>
                </c:pt>
                <c:pt idx="111">
                  <c:v>460</c:v>
                </c:pt>
                <c:pt idx="112">
                  <c:v>485</c:v>
                </c:pt>
                <c:pt idx="113">
                  <c:v>500</c:v>
                </c:pt>
                <c:pt idx="114">
                  <c:v>655</c:v>
                </c:pt>
                <c:pt idx="115">
                  <c:v>535</c:v>
                </c:pt>
                <c:pt idx="116">
                  <c:v>495</c:v>
                </c:pt>
                <c:pt idx="117">
                  <c:v>515</c:v>
                </c:pt>
                <c:pt idx="118">
                  <c:v>445</c:v>
                </c:pt>
                <c:pt idx="119">
                  <c:v>580</c:v>
                </c:pt>
                <c:pt idx="120">
                  <c:v>530</c:v>
                </c:pt>
                <c:pt idx="121">
                  <c:v>420</c:v>
                </c:pt>
                <c:pt idx="122">
                  <c:v>475</c:v>
                </c:pt>
                <c:pt idx="123">
                  <c:v>725</c:v>
                </c:pt>
                <c:pt idx="124">
                  <c:v>610</c:v>
                </c:pt>
                <c:pt idx="125">
                  <c:v>490</c:v>
                </c:pt>
                <c:pt idx="126">
                  <c:v>470</c:v>
                </c:pt>
                <c:pt idx="127">
                  <c:v>485</c:v>
                </c:pt>
                <c:pt idx="128">
                  <c:v>480</c:v>
                </c:pt>
                <c:pt idx="129">
                  <c:v>650</c:v>
                </c:pt>
                <c:pt idx="130">
                  <c:v>590</c:v>
                </c:pt>
                <c:pt idx="131">
                  <c:v>655</c:v>
                </c:pt>
                <c:pt idx="132">
                  <c:v>600</c:v>
                </c:pt>
                <c:pt idx="133">
                  <c:v>595</c:v>
                </c:pt>
                <c:pt idx="134">
                  <c:v>320</c:v>
                </c:pt>
                <c:pt idx="135">
                  <c:v>550</c:v>
                </c:pt>
                <c:pt idx="136">
                  <c:v>440</c:v>
                </c:pt>
                <c:pt idx="137">
                  <c:v>540</c:v>
                </c:pt>
                <c:pt idx="138">
                  <c:v>530</c:v>
                </c:pt>
                <c:pt idx="139">
                  <c:v>470</c:v>
                </c:pt>
                <c:pt idx="140">
                  <c:v>485</c:v>
                </c:pt>
                <c:pt idx="141">
                  <c:v>615</c:v>
                </c:pt>
                <c:pt idx="142">
                  <c:v>725</c:v>
                </c:pt>
                <c:pt idx="143">
                  <c:v>730</c:v>
                </c:pt>
                <c:pt idx="144">
                  <c:v>590</c:v>
                </c:pt>
                <c:pt idx="145">
                  <c:v>390</c:v>
                </c:pt>
                <c:pt idx="146">
                  <c:v>620</c:v>
                </c:pt>
                <c:pt idx="147">
                  <c:v>585</c:v>
                </c:pt>
                <c:pt idx="148">
                  <c:v>500</c:v>
                </c:pt>
                <c:pt idx="149">
                  <c:v>490</c:v>
                </c:pt>
                <c:pt idx="150">
                  <c:v>635</c:v>
                </c:pt>
                <c:pt idx="151">
                  <c:v>375</c:v>
                </c:pt>
                <c:pt idx="152">
                  <c:v>630</c:v>
                </c:pt>
                <c:pt idx="153">
                  <c:v>375</c:v>
                </c:pt>
                <c:pt idx="154">
                  <c:v>740</c:v>
                </c:pt>
                <c:pt idx="155">
                  <c:v>600</c:v>
                </c:pt>
                <c:pt idx="156">
                  <c:v>435</c:v>
                </c:pt>
                <c:pt idx="157">
                  <c:v>460</c:v>
                </c:pt>
                <c:pt idx="158">
                  <c:v>520</c:v>
                </c:pt>
                <c:pt idx="159">
                  <c:v>700</c:v>
                </c:pt>
                <c:pt idx="160">
                  <c:v>780</c:v>
                </c:pt>
                <c:pt idx="161">
                  <c:v>535</c:v>
                </c:pt>
                <c:pt idx="162">
                  <c:v>640</c:v>
                </c:pt>
                <c:pt idx="163">
                  <c:v>665</c:v>
                </c:pt>
                <c:pt idx="164">
                  <c:v>750</c:v>
                </c:pt>
                <c:pt idx="165">
                  <c:v>630</c:v>
                </c:pt>
                <c:pt idx="166">
                  <c:v>480</c:v>
                </c:pt>
                <c:pt idx="167">
                  <c:v>765</c:v>
                </c:pt>
                <c:pt idx="168">
                  <c:v>455</c:v>
                </c:pt>
                <c:pt idx="169">
                  <c:v>520</c:v>
                </c:pt>
                <c:pt idx="170">
                  <c:v>460</c:v>
                </c:pt>
                <c:pt idx="171">
                  <c:v>465</c:v>
                </c:pt>
                <c:pt idx="172">
                  <c:v>730</c:v>
                </c:pt>
                <c:pt idx="173">
                  <c:v>525</c:v>
                </c:pt>
                <c:pt idx="174">
                  <c:v>720</c:v>
                </c:pt>
                <c:pt idx="175">
                  <c:v>490</c:v>
                </c:pt>
                <c:pt idx="176">
                  <c:v>755</c:v>
                </c:pt>
                <c:pt idx="177">
                  <c:v>475</c:v>
                </c:pt>
                <c:pt idx="178">
                  <c:v>575</c:v>
                </c:pt>
                <c:pt idx="179">
                  <c:v>565</c:v>
                </c:pt>
                <c:pt idx="180">
                  <c:v>570</c:v>
                </c:pt>
                <c:pt idx="181">
                  <c:v>595</c:v>
                </c:pt>
                <c:pt idx="182">
                  <c:v>475</c:v>
                </c:pt>
                <c:pt idx="183">
                  <c:v>520</c:v>
                </c:pt>
                <c:pt idx="184">
                  <c:v>405</c:v>
                </c:pt>
                <c:pt idx="185">
                  <c:v>495</c:v>
                </c:pt>
                <c:pt idx="186">
                  <c:v>580</c:v>
                </c:pt>
                <c:pt idx="187">
                  <c:v>380</c:v>
                </c:pt>
                <c:pt idx="188">
                  <c:v>420</c:v>
                </c:pt>
                <c:pt idx="189">
                  <c:v>400</c:v>
                </c:pt>
                <c:pt idx="190">
                  <c:v>400</c:v>
                </c:pt>
                <c:pt idx="191">
                  <c:v>575</c:v>
                </c:pt>
                <c:pt idx="192">
                  <c:v>485</c:v>
                </c:pt>
                <c:pt idx="193">
                  <c:v>460</c:v>
                </c:pt>
                <c:pt idx="194">
                  <c:v>585</c:v>
                </c:pt>
                <c:pt idx="195">
                  <c:v>500</c:v>
                </c:pt>
                <c:pt idx="196">
                  <c:v>475</c:v>
                </c:pt>
                <c:pt idx="197">
                  <c:v>535</c:v>
                </c:pt>
                <c:pt idx="198">
                  <c:v>480</c:v>
                </c:pt>
                <c:pt idx="199">
                  <c:v>480</c:v>
                </c:pt>
                <c:pt idx="200">
                  <c:v>665</c:v>
                </c:pt>
                <c:pt idx="201">
                  <c:v>630</c:v>
                </c:pt>
                <c:pt idx="202">
                  <c:v>560</c:v>
                </c:pt>
                <c:pt idx="203">
                  <c:v>665</c:v>
                </c:pt>
                <c:pt idx="204">
                  <c:v>695</c:v>
                </c:pt>
                <c:pt idx="205">
                  <c:v>515</c:v>
                </c:pt>
                <c:pt idx="206">
                  <c:v>505</c:v>
                </c:pt>
                <c:pt idx="207">
                  <c:v>505</c:v>
                </c:pt>
                <c:pt idx="208">
                  <c:v>505</c:v>
                </c:pt>
                <c:pt idx="209">
                  <c:v>530</c:v>
                </c:pt>
                <c:pt idx="210">
                  <c:v>360</c:v>
                </c:pt>
                <c:pt idx="211">
                  <c:v>555</c:v>
                </c:pt>
                <c:pt idx="212">
                  <c:v>580</c:v>
                </c:pt>
                <c:pt idx="213">
                  <c:v>590</c:v>
                </c:pt>
                <c:pt idx="214">
                  <c:v>470</c:v>
                </c:pt>
                <c:pt idx="215">
                  <c:v>505</c:v>
                </c:pt>
                <c:pt idx="216">
                  <c:v>615</c:v>
                </c:pt>
                <c:pt idx="217">
                  <c:v>670</c:v>
                </c:pt>
                <c:pt idx="218">
                  <c:v>515</c:v>
                </c:pt>
                <c:pt idx="219">
                  <c:v>490</c:v>
                </c:pt>
                <c:pt idx="220">
                  <c:v>450</c:v>
                </c:pt>
                <c:pt idx="221">
                  <c:v>570</c:v>
                </c:pt>
              </c:numCache>
            </c:numRef>
          </c:yVal>
          <c:smooth val="0"/>
          <c:extLst>
            <c:ext xmlns:c16="http://schemas.microsoft.com/office/drawing/2014/chart" uri="{C3380CC4-5D6E-409C-BE32-E72D297353CC}">
              <c16:uniqueId val="{00000000-23EA-46E4-B972-2984FD72B6AF}"/>
            </c:ext>
          </c:extLst>
        </c:ser>
        <c:ser>
          <c:idx val="1"/>
          <c:order val="1"/>
          <c:tx>
            <c:v>FEMALE</c:v>
          </c:tx>
          <c:spPr>
            <a:ln w="28575">
              <a:noFill/>
            </a:ln>
          </c:spPr>
          <c:marker>
            <c:symbol val="square"/>
            <c:size val="4"/>
            <c:spPr>
              <a:solidFill>
                <a:srgbClr val="C00000"/>
              </a:solidFill>
            </c:spPr>
          </c:marker>
          <c:xVal>
            <c:numRef>
              <c:f>InterOrbital!$C$2:$C$217</c:f>
              <c:numCache>
                <c:formatCode>General</c:formatCode>
                <c:ptCount val="216"/>
                <c:pt idx="0">
                  <c:v>29.4</c:v>
                </c:pt>
                <c:pt idx="1">
                  <c:v>38.5</c:v>
                </c:pt>
                <c:pt idx="2">
                  <c:v>46.34</c:v>
                </c:pt>
                <c:pt idx="3">
                  <c:v>50.53</c:v>
                </c:pt>
                <c:pt idx="4">
                  <c:v>57</c:v>
                </c:pt>
                <c:pt idx="5">
                  <c:v>46.62</c:v>
                </c:pt>
                <c:pt idx="6">
                  <c:v>33.21</c:v>
                </c:pt>
                <c:pt idx="7">
                  <c:v>29.68</c:v>
                </c:pt>
                <c:pt idx="8">
                  <c:v>49.35</c:v>
                </c:pt>
                <c:pt idx="9">
                  <c:v>41.42</c:v>
                </c:pt>
                <c:pt idx="10">
                  <c:v>28.76</c:v>
                </c:pt>
                <c:pt idx="11">
                  <c:v>50.5</c:v>
                </c:pt>
                <c:pt idx="12">
                  <c:v>52.66</c:v>
                </c:pt>
                <c:pt idx="13">
                  <c:v>38.520000000000003</c:v>
                </c:pt>
                <c:pt idx="14">
                  <c:v>37.979999999999997</c:v>
                </c:pt>
                <c:pt idx="15">
                  <c:v>40.14</c:v>
                </c:pt>
                <c:pt idx="16">
                  <c:v>44.57</c:v>
                </c:pt>
                <c:pt idx="17">
                  <c:v>75.97</c:v>
                </c:pt>
                <c:pt idx="18">
                  <c:v>59.65</c:v>
                </c:pt>
                <c:pt idx="19">
                  <c:v>50.33</c:v>
                </c:pt>
                <c:pt idx="20">
                  <c:v>39.99</c:v>
                </c:pt>
                <c:pt idx="21">
                  <c:v>62.13</c:v>
                </c:pt>
                <c:pt idx="22">
                  <c:v>37.57</c:v>
                </c:pt>
                <c:pt idx="23">
                  <c:v>22.4</c:v>
                </c:pt>
                <c:pt idx="24">
                  <c:v>25.41</c:v>
                </c:pt>
                <c:pt idx="25">
                  <c:v>34.65</c:v>
                </c:pt>
                <c:pt idx="26">
                  <c:v>34.590000000000003</c:v>
                </c:pt>
                <c:pt idx="27">
                  <c:v>43.15</c:v>
                </c:pt>
                <c:pt idx="28">
                  <c:v>51.08</c:v>
                </c:pt>
                <c:pt idx="29">
                  <c:v>38.58</c:v>
                </c:pt>
                <c:pt idx="30">
                  <c:v>41.73</c:v>
                </c:pt>
                <c:pt idx="31">
                  <c:v>34.61</c:v>
                </c:pt>
                <c:pt idx="32">
                  <c:v>28.14</c:v>
                </c:pt>
                <c:pt idx="33">
                  <c:v>41.18</c:v>
                </c:pt>
                <c:pt idx="34">
                  <c:v>39.36</c:v>
                </c:pt>
                <c:pt idx="35">
                  <c:v>48.86</c:v>
                </c:pt>
                <c:pt idx="36">
                  <c:v>20.49</c:v>
                </c:pt>
                <c:pt idx="37">
                  <c:v>48.89</c:v>
                </c:pt>
                <c:pt idx="38">
                  <c:v>37.94</c:v>
                </c:pt>
                <c:pt idx="39">
                  <c:v>38.65</c:v>
                </c:pt>
                <c:pt idx="40">
                  <c:v>39.29</c:v>
                </c:pt>
                <c:pt idx="41">
                  <c:v>45.78</c:v>
                </c:pt>
                <c:pt idx="42">
                  <c:v>50.67</c:v>
                </c:pt>
                <c:pt idx="43">
                  <c:v>46.08</c:v>
                </c:pt>
                <c:pt idx="44">
                  <c:v>48.85</c:v>
                </c:pt>
                <c:pt idx="45">
                  <c:v>43.21</c:v>
                </c:pt>
                <c:pt idx="46">
                  <c:v>54.05</c:v>
                </c:pt>
                <c:pt idx="47">
                  <c:v>35.07</c:v>
                </c:pt>
                <c:pt idx="48">
                  <c:v>46.55</c:v>
                </c:pt>
                <c:pt idx="49">
                  <c:v>52.66</c:v>
                </c:pt>
                <c:pt idx="50">
                  <c:v>41.13</c:v>
                </c:pt>
                <c:pt idx="51">
                  <c:v>43.87</c:v>
                </c:pt>
                <c:pt idx="52">
                  <c:v>44.81</c:v>
                </c:pt>
                <c:pt idx="53">
                  <c:v>41.24</c:v>
                </c:pt>
                <c:pt idx="54">
                  <c:v>48.17</c:v>
                </c:pt>
                <c:pt idx="55">
                  <c:v>50.2</c:v>
                </c:pt>
                <c:pt idx="56">
                  <c:v>50.2</c:v>
                </c:pt>
                <c:pt idx="57">
                  <c:v>44.58</c:v>
                </c:pt>
                <c:pt idx="58">
                  <c:v>45.54</c:v>
                </c:pt>
                <c:pt idx="59">
                  <c:v>48.67</c:v>
                </c:pt>
                <c:pt idx="60">
                  <c:v>41.1</c:v>
                </c:pt>
                <c:pt idx="61">
                  <c:v>45.54</c:v>
                </c:pt>
                <c:pt idx="62">
                  <c:v>49.06</c:v>
                </c:pt>
                <c:pt idx="63">
                  <c:v>66.05</c:v>
                </c:pt>
                <c:pt idx="64">
                  <c:v>61.65</c:v>
                </c:pt>
                <c:pt idx="65">
                  <c:v>67.790000000000006</c:v>
                </c:pt>
                <c:pt idx="66">
                  <c:v>62.07</c:v>
                </c:pt>
                <c:pt idx="67">
                  <c:v>45.05</c:v>
                </c:pt>
                <c:pt idx="68">
                  <c:v>52.92</c:v>
                </c:pt>
                <c:pt idx="69">
                  <c:v>47.61</c:v>
                </c:pt>
                <c:pt idx="70">
                  <c:v>57.56</c:v>
                </c:pt>
                <c:pt idx="71">
                  <c:v>49.48</c:v>
                </c:pt>
                <c:pt idx="72">
                  <c:v>50.73</c:v>
                </c:pt>
                <c:pt idx="73">
                  <c:v>57.06</c:v>
                </c:pt>
                <c:pt idx="74">
                  <c:v>60.21</c:v>
                </c:pt>
                <c:pt idx="75">
                  <c:v>71.13</c:v>
                </c:pt>
                <c:pt idx="76">
                  <c:v>68.45</c:v>
                </c:pt>
                <c:pt idx="78">
                  <c:v>23.16</c:v>
                </c:pt>
                <c:pt idx="79">
                  <c:v>37.4</c:v>
                </c:pt>
                <c:pt idx="80">
                  <c:v>37.58</c:v>
                </c:pt>
                <c:pt idx="81">
                  <c:v>22.39</c:v>
                </c:pt>
                <c:pt idx="82">
                  <c:v>28.76</c:v>
                </c:pt>
                <c:pt idx="83">
                  <c:v>27.63</c:v>
                </c:pt>
                <c:pt idx="84">
                  <c:v>40.36</c:v>
                </c:pt>
                <c:pt idx="85">
                  <c:v>42.26</c:v>
                </c:pt>
                <c:pt idx="86">
                  <c:v>33.11</c:v>
                </c:pt>
                <c:pt idx="87">
                  <c:v>43.01</c:v>
                </c:pt>
                <c:pt idx="88">
                  <c:v>39.299999999999997</c:v>
                </c:pt>
                <c:pt idx="89">
                  <c:v>32.35</c:v>
                </c:pt>
                <c:pt idx="90">
                  <c:v>50.12</c:v>
                </c:pt>
                <c:pt idx="91">
                  <c:v>36.61</c:v>
                </c:pt>
                <c:pt idx="92">
                  <c:v>41.12</c:v>
                </c:pt>
                <c:pt idx="93">
                  <c:v>36.200000000000003</c:v>
                </c:pt>
                <c:pt idx="94">
                  <c:v>40.090000000000003</c:v>
                </c:pt>
                <c:pt idx="95">
                  <c:v>39.31</c:v>
                </c:pt>
                <c:pt idx="96">
                  <c:v>43.44</c:v>
                </c:pt>
                <c:pt idx="97">
                  <c:v>41.2</c:v>
                </c:pt>
                <c:pt idx="98">
                  <c:v>27.4</c:v>
                </c:pt>
                <c:pt idx="99">
                  <c:v>48.13</c:v>
                </c:pt>
                <c:pt idx="100">
                  <c:v>43.65</c:v>
                </c:pt>
                <c:pt idx="101">
                  <c:v>39.35</c:v>
                </c:pt>
                <c:pt idx="102">
                  <c:v>40.94</c:v>
                </c:pt>
                <c:pt idx="103">
                  <c:v>39.47</c:v>
                </c:pt>
                <c:pt idx="104">
                  <c:v>35.1</c:v>
                </c:pt>
                <c:pt idx="105">
                  <c:v>33.22</c:v>
                </c:pt>
                <c:pt idx="106">
                  <c:v>23.55</c:v>
                </c:pt>
                <c:pt idx="107">
                  <c:v>36.049999999999997</c:v>
                </c:pt>
                <c:pt idx="108">
                  <c:v>48.94</c:v>
                </c:pt>
                <c:pt idx="109">
                  <c:v>49.41</c:v>
                </c:pt>
                <c:pt idx="110">
                  <c:v>63.05</c:v>
                </c:pt>
                <c:pt idx="111">
                  <c:v>60.98</c:v>
                </c:pt>
                <c:pt idx="112">
                  <c:v>36.25</c:v>
                </c:pt>
                <c:pt idx="113">
                  <c:v>35.93</c:v>
                </c:pt>
                <c:pt idx="114">
                  <c:v>39.6</c:v>
                </c:pt>
                <c:pt idx="115">
                  <c:v>40.03</c:v>
                </c:pt>
                <c:pt idx="116">
                  <c:v>36.72</c:v>
                </c:pt>
                <c:pt idx="117">
                  <c:v>34.94</c:v>
                </c:pt>
                <c:pt idx="118">
                  <c:v>44.4</c:v>
                </c:pt>
                <c:pt idx="119">
                  <c:v>85.07</c:v>
                </c:pt>
                <c:pt idx="120">
                  <c:v>25.74</c:v>
                </c:pt>
                <c:pt idx="121">
                  <c:v>37.71</c:v>
                </c:pt>
                <c:pt idx="122">
                  <c:v>34.119999999999997</c:v>
                </c:pt>
                <c:pt idx="123">
                  <c:v>26.24</c:v>
                </c:pt>
                <c:pt idx="124">
                  <c:v>36.799999999999997</c:v>
                </c:pt>
                <c:pt idx="125">
                  <c:v>22.94</c:v>
                </c:pt>
                <c:pt idx="126">
                  <c:v>42.56</c:v>
                </c:pt>
                <c:pt idx="127">
                  <c:v>32.1</c:v>
                </c:pt>
                <c:pt idx="128">
                  <c:v>48.27</c:v>
                </c:pt>
                <c:pt idx="129">
                  <c:v>27.91</c:v>
                </c:pt>
                <c:pt idx="130">
                  <c:v>35.78</c:v>
                </c:pt>
                <c:pt idx="131">
                  <c:v>32.71</c:v>
                </c:pt>
                <c:pt idx="132">
                  <c:v>36.71</c:v>
                </c:pt>
                <c:pt idx="133">
                  <c:v>79.67</c:v>
                </c:pt>
                <c:pt idx="134">
                  <c:v>51.65</c:v>
                </c:pt>
                <c:pt idx="135">
                  <c:v>20.95</c:v>
                </c:pt>
                <c:pt idx="136">
                  <c:v>44.22</c:v>
                </c:pt>
                <c:pt idx="137">
                  <c:v>35.83</c:v>
                </c:pt>
                <c:pt idx="138">
                  <c:v>33.79</c:v>
                </c:pt>
                <c:pt idx="139">
                  <c:v>24.95</c:v>
                </c:pt>
                <c:pt idx="140">
                  <c:v>24.17</c:v>
                </c:pt>
                <c:pt idx="141">
                  <c:v>40.06</c:v>
                </c:pt>
                <c:pt idx="142">
                  <c:v>21.98</c:v>
                </c:pt>
                <c:pt idx="143">
                  <c:v>41.29</c:v>
                </c:pt>
                <c:pt idx="144">
                  <c:v>69.48</c:v>
                </c:pt>
                <c:pt idx="145">
                  <c:v>51.34</c:v>
                </c:pt>
                <c:pt idx="146">
                  <c:v>34.32</c:v>
                </c:pt>
                <c:pt idx="147">
                  <c:v>55.18</c:v>
                </c:pt>
                <c:pt idx="148">
                  <c:v>30.87</c:v>
                </c:pt>
                <c:pt idx="149">
                  <c:v>36.770000000000003</c:v>
                </c:pt>
                <c:pt idx="150">
                  <c:v>48</c:v>
                </c:pt>
                <c:pt idx="151">
                  <c:v>34.770000000000003</c:v>
                </c:pt>
                <c:pt idx="152">
                  <c:v>33.880000000000003</c:v>
                </c:pt>
                <c:pt idx="153">
                  <c:v>44.15</c:v>
                </c:pt>
                <c:pt idx="154">
                  <c:v>30.5</c:v>
                </c:pt>
                <c:pt idx="155">
                  <c:v>51.43</c:v>
                </c:pt>
                <c:pt idx="156">
                  <c:v>27.78</c:v>
                </c:pt>
                <c:pt idx="157">
                  <c:v>46.48</c:v>
                </c:pt>
                <c:pt idx="158">
                  <c:v>44.79</c:v>
                </c:pt>
                <c:pt idx="159">
                  <c:v>44.27</c:v>
                </c:pt>
                <c:pt idx="160">
                  <c:v>32.799999999999997</c:v>
                </c:pt>
                <c:pt idx="161">
                  <c:v>30.34</c:v>
                </c:pt>
                <c:pt idx="162">
                  <c:v>29.92</c:v>
                </c:pt>
                <c:pt idx="163">
                  <c:v>28.59</c:v>
                </c:pt>
                <c:pt idx="164">
                  <c:v>43.67</c:v>
                </c:pt>
                <c:pt idx="165">
                  <c:v>56.3</c:v>
                </c:pt>
                <c:pt idx="166">
                  <c:v>52.48</c:v>
                </c:pt>
                <c:pt idx="167">
                  <c:v>44.98</c:v>
                </c:pt>
                <c:pt idx="168">
                  <c:v>44.16</c:v>
                </c:pt>
                <c:pt idx="169">
                  <c:v>45.67</c:v>
                </c:pt>
                <c:pt idx="170">
                  <c:v>35.200000000000003</c:v>
                </c:pt>
                <c:pt idx="171">
                  <c:v>33.35</c:v>
                </c:pt>
                <c:pt idx="172">
                  <c:v>58.52</c:v>
                </c:pt>
                <c:pt idx="173">
                  <c:v>33.200000000000003</c:v>
                </c:pt>
                <c:pt idx="174">
                  <c:v>60.98</c:v>
                </c:pt>
                <c:pt idx="175">
                  <c:v>38.21</c:v>
                </c:pt>
                <c:pt idx="176">
                  <c:v>46.07</c:v>
                </c:pt>
                <c:pt idx="177">
                  <c:v>42.41</c:v>
                </c:pt>
                <c:pt idx="178">
                  <c:v>34.409999999999997</c:v>
                </c:pt>
                <c:pt idx="179">
                  <c:v>26.06</c:v>
                </c:pt>
                <c:pt idx="180">
                  <c:v>27.2</c:v>
                </c:pt>
                <c:pt idx="181">
                  <c:v>45.32</c:v>
                </c:pt>
                <c:pt idx="182">
                  <c:v>33.770000000000003</c:v>
                </c:pt>
                <c:pt idx="183">
                  <c:v>52.27</c:v>
                </c:pt>
                <c:pt idx="184">
                  <c:v>26.51</c:v>
                </c:pt>
                <c:pt idx="185">
                  <c:v>42.47</c:v>
                </c:pt>
                <c:pt idx="186">
                  <c:v>28.03</c:v>
                </c:pt>
                <c:pt idx="187">
                  <c:v>37.770000000000003</c:v>
                </c:pt>
                <c:pt idx="188">
                  <c:v>49.38</c:v>
                </c:pt>
                <c:pt idx="189">
                  <c:v>32.28</c:v>
                </c:pt>
                <c:pt idx="190">
                  <c:v>34.36</c:v>
                </c:pt>
                <c:pt idx="191">
                  <c:v>34.229999999999997</c:v>
                </c:pt>
                <c:pt idx="192">
                  <c:v>34.29</c:v>
                </c:pt>
                <c:pt idx="193">
                  <c:v>50.02</c:v>
                </c:pt>
                <c:pt idx="194">
                  <c:v>55.81</c:v>
                </c:pt>
                <c:pt idx="195">
                  <c:v>33.04</c:v>
                </c:pt>
                <c:pt idx="196">
                  <c:v>39.01</c:v>
                </c:pt>
                <c:pt idx="197">
                  <c:v>26.92</c:v>
                </c:pt>
                <c:pt idx="198">
                  <c:v>24.04</c:v>
                </c:pt>
                <c:pt idx="199">
                  <c:v>24.18</c:v>
                </c:pt>
                <c:pt idx="200">
                  <c:v>41.46</c:v>
                </c:pt>
                <c:pt idx="201">
                  <c:v>45.7</c:v>
                </c:pt>
                <c:pt idx="202">
                  <c:v>31.01</c:v>
                </c:pt>
                <c:pt idx="203">
                  <c:v>40.770000000000003</c:v>
                </c:pt>
                <c:pt idx="204">
                  <c:v>50.73</c:v>
                </c:pt>
                <c:pt idx="205">
                  <c:v>56.91</c:v>
                </c:pt>
                <c:pt idx="206">
                  <c:v>38.46</c:v>
                </c:pt>
                <c:pt idx="207">
                  <c:v>29.74</c:v>
                </c:pt>
                <c:pt idx="208">
                  <c:v>41.77</c:v>
                </c:pt>
                <c:pt idx="209">
                  <c:v>35.729999999999997</c:v>
                </c:pt>
                <c:pt idx="210">
                  <c:v>38.950000000000003</c:v>
                </c:pt>
                <c:pt idx="211">
                  <c:v>40.15</c:v>
                </c:pt>
                <c:pt idx="212">
                  <c:v>37.229999999999997</c:v>
                </c:pt>
                <c:pt idx="213">
                  <c:v>34.049999999999997</c:v>
                </c:pt>
                <c:pt idx="214">
                  <c:v>36.93</c:v>
                </c:pt>
                <c:pt idx="215">
                  <c:v>33.17</c:v>
                </c:pt>
              </c:numCache>
            </c:numRef>
          </c:xVal>
          <c:yVal>
            <c:numRef>
              <c:f>InterOrbital!$D$2:$D$217</c:f>
              <c:numCache>
                <c:formatCode>General</c:formatCode>
                <c:ptCount val="216"/>
                <c:pt idx="0">
                  <c:v>470</c:v>
                </c:pt>
                <c:pt idx="1">
                  <c:v>550</c:v>
                </c:pt>
                <c:pt idx="2">
                  <c:v>655</c:v>
                </c:pt>
                <c:pt idx="3">
                  <c:v>700</c:v>
                </c:pt>
                <c:pt idx="4">
                  <c:v>780</c:v>
                </c:pt>
                <c:pt idx="5">
                  <c:v>655</c:v>
                </c:pt>
                <c:pt idx="6">
                  <c:v>515</c:v>
                </c:pt>
                <c:pt idx="7">
                  <c:v>470</c:v>
                </c:pt>
                <c:pt idx="8">
                  <c:v>705</c:v>
                </c:pt>
                <c:pt idx="9">
                  <c:v>570</c:v>
                </c:pt>
                <c:pt idx="10">
                  <c:v>480</c:v>
                </c:pt>
                <c:pt idx="11">
                  <c:v>725</c:v>
                </c:pt>
                <c:pt idx="12">
                  <c:v>675</c:v>
                </c:pt>
                <c:pt idx="13">
                  <c:v>560</c:v>
                </c:pt>
                <c:pt idx="14">
                  <c:v>545</c:v>
                </c:pt>
                <c:pt idx="15">
                  <c:v>590</c:v>
                </c:pt>
                <c:pt idx="16">
                  <c:v>660</c:v>
                </c:pt>
                <c:pt idx="17">
                  <c:v>960</c:v>
                </c:pt>
                <c:pt idx="18">
                  <c:v>805</c:v>
                </c:pt>
                <c:pt idx="19">
                  <c:v>690</c:v>
                </c:pt>
                <c:pt idx="20">
                  <c:v>615</c:v>
                </c:pt>
                <c:pt idx="21">
                  <c:v>830</c:v>
                </c:pt>
                <c:pt idx="22">
                  <c:v>535</c:v>
                </c:pt>
                <c:pt idx="23">
                  <c:v>345</c:v>
                </c:pt>
                <c:pt idx="24">
                  <c:v>370</c:v>
                </c:pt>
                <c:pt idx="25">
                  <c:v>540</c:v>
                </c:pt>
                <c:pt idx="26">
                  <c:v>515</c:v>
                </c:pt>
                <c:pt idx="27">
                  <c:v>610</c:v>
                </c:pt>
                <c:pt idx="28">
                  <c:v>660</c:v>
                </c:pt>
                <c:pt idx="29">
                  <c:v>560</c:v>
                </c:pt>
                <c:pt idx="30">
                  <c:v>565</c:v>
                </c:pt>
                <c:pt idx="31">
                  <c:v>490</c:v>
                </c:pt>
                <c:pt idx="32">
                  <c:v>445</c:v>
                </c:pt>
                <c:pt idx="33">
                  <c:v>595</c:v>
                </c:pt>
                <c:pt idx="34">
                  <c:v>570</c:v>
                </c:pt>
                <c:pt idx="35">
                  <c:v>680</c:v>
                </c:pt>
                <c:pt idx="36">
                  <c:v>345</c:v>
                </c:pt>
                <c:pt idx="37">
                  <c:v>660</c:v>
                </c:pt>
                <c:pt idx="38">
                  <c:v>550</c:v>
                </c:pt>
                <c:pt idx="39">
                  <c:v>600</c:v>
                </c:pt>
                <c:pt idx="40">
                  <c:v>565</c:v>
                </c:pt>
                <c:pt idx="41">
                  <c:v>635</c:v>
                </c:pt>
                <c:pt idx="42">
                  <c:v>710</c:v>
                </c:pt>
                <c:pt idx="43">
                  <c:v>635</c:v>
                </c:pt>
                <c:pt idx="44">
                  <c:v>695</c:v>
                </c:pt>
                <c:pt idx="45">
                  <c:v>595</c:v>
                </c:pt>
                <c:pt idx="46">
                  <c:v>715</c:v>
                </c:pt>
                <c:pt idx="47">
                  <c:v>550</c:v>
                </c:pt>
                <c:pt idx="48">
                  <c:v>650</c:v>
                </c:pt>
                <c:pt idx="49">
                  <c:v>715</c:v>
                </c:pt>
                <c:pt idx="50">
                  <c:v>590</c:v>
                </c:pt>
                <c:pt idx="51">
                  <c:v>625</c:v>
                </c:pt>
                <c:pt idx="52">
                  <c:v>620</c:v>
                </c:pt>
                <c:pt idx="53">
                  <c:v>620</c:v>
                </c:pt>
                <c:pt idx="54">
                  <c:v>700</c:v>
                </c:pt>
                <c:pt idx="55">
                  <c:v>655</c:v>
                </c:pt>
                <c:pt idx="56">
                  <c:v>695</c:v>
                </c:pt>
                <c:pt idx="57">
                  <c:v>595</c:v>
                </c:pt>
                <c:pt idx="58">
                  <c:v>655</c:v>
                </c:pt>
                <c:pt idx="59">
                  <c:v>670</c:v>
                </c:pt>
                <c:pt idx="60">
                  <c:v>605</c:v>
                </c:pt>
                <c:pt idx="61">
                  <c:v>650</c:v>
                </c:pt>
                <c:pt idx="62">
                  <c:v>745</c:v>
                </c:pt>
                <c:pt idx="63">
                  <c:v>840</c:v>
                </c:pt>
                <c:pt idx="64">
                  <c:v>820</c:v>
                </c:pt>
                <c:pt idx="65">
                  <c:v>850</c:v>
                </c:pt>
                <c:pt idx="66">
                  <c:v>745</c:v>
                </c:pt>
                <c:pt idx="67">
                  <c:v>595</c:v>
                </c:pt>
                <c:pt idx="68">
                  <c:v>705</c:v>
                </c:pt>
                <c:pt idx="69">
                  <c:v>695</c:v>
                </c:pt>
                <c:pt idx="70">
                  <c:v>770</c:v>
                </c:pt>
                <c:pt idx="71">
                  <c:v>685</c:v>
                </c:pt>
                <c:pt idx="72">
                  <c:v>705</c:v>
                </c:pt>
                <c:pt idx="73">
                  <c:v>715</c:v>
                </c:pt>
                <c:pt idx="74">
                  <c:v>815</c:v>
                </c:pt>
                <c:pt idx="75">
                  <c:v>865</c:v>
                </c:pt>
                <c:pt idx="76">
                  <c:v>850</c:v>
                </c:pt>
                <c:pt idx="77">
                  <c:v>545</c:v>
                </c:pt>
                <c:pt idx="78">
                  <c:v>350</c:v>
                </c:pt>
                <c:pt idx="79">
                  <c:v>530</c:v>
                </c:pt>
                <c:pt idx="80">
                  <c:v>530</c:v>
                </c:pt>
                <c:pt idx="81">
                  <c:v>355</c:v>
                </c:pt>
                <c:pt idx="82">
                  <c:v>405</c:v>
                </c:pt>
                <c:pt idx="83">
                  <c:v>380</c:v>
                </c:pt>
                <c:pt idx="84">
                  <c:v>585</c:v>
                </c:pt>
                <c:pt idx="85">
                  <c:v>585</c:v>
                </c:pt>
                <c:pt idx="86">
                  <c:v>510</c:v>
                </c:pt>
                <c:pt idx="87">
                  <c:v>580</c:v>
                </c:pt>
                <c:pt idx="88">
                  <c:v>535</c:v>
                </c:pt>
                <c:pt idx="89">
                  <c:v>460</c:v>
                </c:pt>
                <c:pt idx="90">
                  <c:v>720</c:v>
                </c:pt>
                <c:pt idx="91">
                  <c:v>545</c:v>
                </c:pt>
                <c:pt idx="92">
                  <c:v>565</c:v>
                </c:pt>
                <c:pt idx="93">
                  <c:v>510</c:v>
                </c:pt>
                <c:pt idx="94">
                  <c:v>565</c:v>
                </c:pt>
                <c:pt idx="95">
                  <c:v>555</c:v>
                </c:pt>
                <c:pt idx="96">
                  <c:v>605</c:v>
                </c:pt>
                <c:pt idx="97">
                  <c:v>555</c:v>
                </c:pt>
                <c:pt idx="98">
                  <c:v>410</c:v>
                </c:pt>
                <c:pt idx="99">
                  <c:v>630</c:v>
                </c:pt>
                <c:pt idx="100">
                  <c:v>605</c:v>
                </c:pt>
                <c:pt idx="101">
                  <c:v>530</c:v>
                </c:pt>
                <c:pt idx="102">
                  <c:v>580</c:v>
                </c:pt>
                <c:pt idx="103">
                  <c:v>545</c:v>
                </c:pt>
                <c:pt idx="104">
                  <c:v>510</c:v>
                </c:pt>
                <c:pt idx="105">
                  <c:v>475</c:v>
                </c:pt>
                <c:pt idx="106">
                  <c:v>375</c:v>
                </c:pt>
                <c:pt idx="107">
                  <c:v>525</c:v>
                </c:pt>
                <c:pt idx="108">
                  <c:v>690</c:v>
                </c:pt>
                <c:pt idx="109">
                  <c:v>685</c:v>
                </c:pt>
                <c:pt idx="110">
                  <c:v>865</c:v>
                </c:pt>
                <c:pt idx="111">
                  <c:v>825</c:v>
                </c:pt>
                <c:pt idx="112">
                  <c:v>530</c:v>
                </c:pt>
                <c:pt idx="113">
                  <c:v>525</c:v>
                </c:pt>
                <c:pt idx="114">
                  <c:v>555</c:v>
                </c:pt>
                <c:pt idx="115">
                  <c:v>570</c:v>
                </c:pt>
                <c:pt idx="116">
                  <c:v>505</c:v>
                </c:pt>
                <c:pt idx="117">
                  <c:v>510</c:v>
                </c:pt>
                <c:pt idx="118">
                  <c:v>625</c:v>
                </c:pt>
                <c:pt idx="119">
                  <c:v>1080</c:v>
                </c:pt>
                <c:pt idx="120">
                  <c:v>365</c:v>
                </c:pt>
                <c:pt idx="121">
                  <c:v>520</c:v>
                </c:pt>
                <c:pt idx="122">
                  <c:v>525</c:v>
                </c:pt>
                <c:pt idx="123">
                  <c:v>380</c:v>
                </c:pt>
                <c:pt idx="124">
                  <c:v>555</c:v>
                </c:pt>
                <c:pt idx="125">
                  <c:v>375</c:v>
                </c:pt>
                <c:pt idx="126">
                  <c:v>605</c:v>
                </c:pt>
                <c:pt idx="127">
                  <c:v>495</c:v>
                </c:pt>
                <c:pt idx="128">
                  <c:v>650</c:v>
                </c:pt>
                <c:pt idx="129">
                  <c:v>405</c:v>
                </c:pt>
                <c:pt idx="130">
                  <c:v>520</c:v>
                </c:pt>
                <c:pt idx="131">
                  <c:v>490</c:v>
                </c:pt>
                <c:pt idx="132">
                  <c:v>505</c:v>
                </c:pt>
                <c:pt idx="133">
                  <c:v>965</c:v>
                </c:pt>
                <c:pt idx="134">
                  <c:v>695</c:v>
                </c:pt>
                <c:pt idx="135">
                  <c:v>370</c:v>
                </c:pt>
                <c:pt idx="136">
                  <c:v>620</c:v>
                </c:pt>
                <c:pt idx="137">
                  <c:v>485</c:v>
                </c:pt>
                <c:pt idx="138">
                  <c:v>515</c:v>
                </c:pt>
                <c:pt idx="139">
                  <c:v>395</c:v>
                </c:pt>
                <c:pt idx="140">
                  <c:v>390</c:v>
                </c:pt>
                <c:pt idx="141">
                  <c:v>615</c:v>
                </c:pt>
                <c:pt idx="142">
                  <c:v>350</c:v>
                </c:pt>
                <c:pt idx="143">
                  <c:v>585</c:v>
                </c:pt>
                <c:pt idx="144">
                  <c:v>880</c:v>
                </c:pt>
                <c:pt idx="145">
                  <c:v>685</c:v>
                </c:pt>
                <c:pt idx="146">
                  <c:v>505</c:v>
                </c:pt>
                <c:pt idx="147">
                  <c:v>710</c:v>
                </c:pt>
                <c:pt idx="148">
                  <c:v>450</c:v>
                </c:pt>
                <c:pt idx="149">
                  <c:v>520</c:v>
                </c:pt>
                <c:pt idx="150">
                  <c:v>670</c:v>
                </c:pt>
                <c:pt idx="151">
                  <c:v>480</c:v>
                </c:pt>
                <c:pt idx="152">
                  <c:v>470</c:v>
                </c:pt>
                <c:pt idx="153">
                  <c:v>660</c:v>
                </c:pt>
                <c:pt idx="154">
                  <c:v>475</c:v>
                </c:pt>
                <c:pt idx="155">
                  <c:v>665</c:v>
                </c:pt>
                <c:pt idx="156">
                  <c:v>440</c:v>
                </c:pt>
                <c:pt idx="157">
                  <c:v>675</c:v>
                </c:pt>
                <c:pt idx="158">
                  <c:v>640</c:v>
                </c:pt>
                <c:pt idx="159">
                  <c:v>600</c:v>
                </c:pt>
                <c:pt idx="160">
                  <c:v>480</c:v>
                </c:pt>
                <c:pt idx="161">
                  <c:v>450</c:v>
                </c:pt>
                <c:pt idx="162">
                  <c:v>435</c:v>
                </c:pt>
                <c:pt idx="163">
                  <c:v>465</c:v>
                </c:pt>
                <c:pt idx="164">
                  <c:v>630</c:v>
                </c:pt>
                <c:pt idx="165">
                  <c:v>775</c:v>
                </c:pt>
                <c:pt idx="166">
                  <c:v>750</c:v>
                </c:pt>
                <c:pt idx="167">
                  <c:v>645</c:v>
                </c:pt>
                <c:pt idx="168">
                  <c:v>615</c:v>
                </c:pt>
                <c:pt idx="169">
                  <c:v>680</c:v>
                </c:pt>
                <c:pt idx="170">
                  <c:v>495</c:v>
                </c:pt>
                <c:pt idx="171">
                  <c:v>520</c:v>
                </c:pt>
                <c:pt idx="172">
                  <c:v>810</c:v>
                </c:pt>
                <c:pt idx="173">
                  <c:v>505</c:v>
                </c:pt>
                <c:pt idx="174">
                  <c:v>820</c:v>
                </c:pt>
                <c:pt idx="175">
                  <c:v>540</c:v>
                </c:pt>
                <c:pt idx="176">
                  <c:v>680</c:v>
                </c:pt>
                <c:pt idx="177">
                  <c:v>615</c:v>
                </c:pt>
                <c:pt idx="178">
                  <c:v>495</c:v>
                </c:pt>
                <c:pt idx="179">
                  <c:v>395</c:v>
                </c:pt>
                <c:pt idx="180">
                  <c:v>410</c:v>
                </c:pt>
                <c:pt idx="181">
                  <c:v>645</c:v>
                </c:pt>
                <c:pt idx="182">
                  <c:v>475</c:v>
                </c:pt>
                <c:pt idx="183">
                  <c:v>740</c:v>
                </c:pt>
                <c:pt idx="184">
                  <c:v>390</c:v>
                </c:pt>
                <c:pt idx="185">
                  <c:v>610</c:v>
                </c:pt>
                <c:pt idx="186">
                  <c:v>420</c:v>
                </c:pt>
                <c:pt idx="187">
                  <c:v>535</c:v>
                </c:pt>
                <c:pt idx="188">
                  <c:v>690</c:v>
                </c:pt>
                <c:pt idx="189">
                  <c:v>495</c:v>
                </c:pt>
                <c:pt idx="190">
                  <c:v>500</c:v>
                </c:pt>
                <c:pt idx="191">
                  <c:v>515</c:v>
                </c:pt>
                <c:pt idx="192">
                  <c:v>500</c:v>
                </c:pt>
                <c:pt idx="193">
                  <c:v>680</c:v>
                </c:pt>
                <c:pt idx="194">
                  <c:v>730</c:v>
                </c:pt>
                <c:pt idx="195">
                  <c:v>500</c:v>
                </c:pt>
                <c:pt idx="196">
                  <c:v>590</c:v>
                </c:pt>
                <c:pt idx="197">
                  <c:v>400</c:v>
                </c:pt>
                <c:pt idx="198">
                  <c:v>365</c:v>
                </c:pt>
                <c:pt idx="199">
                  <c:v>385</c:v>
                </c:pt>
                <c:pt idx="200">
                  <c:v>580</c:v>
                </c:pt>
                <c:pt idx="201">
                  <c:v>630</c:v>
                </c:pt>
                <c:pt idx="202">
                  <c:v>455</c:v>
                </c:pt>
                <c:pt idx="203">
                  <c:v>575</c:v>
                </c:pt>
                <c:pt idx="204">
                  <c:v>620</c:v>
                </c:pt>
                <c:pt idx="205">
                  <c:v>715</c:v>
                </c:pt>
                <c:pt idx="206">
                  <c:v>525</c:v>
                </c:pt>
                <c:pt idx="207">
                  <c:v>575</c:v>
                </c:pt>
                <c:pt idx="208">
                  <c:v>590</c:v>
                </c:pt>
                <c:pt idx="209">
                  <c:v>500</c:v>
                </c:pt>
                <c:pt idx="210">
                  <c:v>535</c:v>
                </c:pt>
                <c:pt idx="211">
                  <c:v>575</c:v>
                </c:pt>
                <c:pt idx="212">
                  <c:v>560</c:v>
                </c:pt>
                <c:pt idx="213">
                  <c:v>485</c:v>
                </c:pt>
                <c:pt idx="214">
                  <c:v>550</c:v>
                </c:pt>
                <c:pt idx="215">
                  <c:v>475</c:v>
                </c:pt>
              </c:numCache>
            </c:numRef>
          </c:yVal>
          <c:smooth val="0"/>
          <c:extLst>
            <c:ext xmlns:c16="http://schemas.microsoft.com/office/drawing/2014/chart" uri="{C3380CC4-5D6E-409C-BE32-E72D297353CC}">
              <c16:uniqueId val="{00000001-23EA-46E4-B972-2984FD72B6AF}"/>
            </c:ext>
          </c:extLst>
        </c:ser>
        <c:dLbls>
          <c:showLegendKey val="0"/>
          <c:showVal val="0"/>
          <c:showCatName val="0"/>
          <c:showSerName val="0"/>
          <c:showPercent val="0"/>
          <c:showBubbleSize val="0"/>
        </c:dLbls>
        <c:axId val="91875968"/>
        <c:axId val="91878528"/>
      </c:scatterChart>
      <c:valAx>
        <c:axId val="91875968"/>
        <c:scaling>
          <c:orientation val="minMax"/>
        </c:scaling>
        <c:delete val="0"/>
        <c:axPos val="b"/>
        <c:title>
          <c:tx>
            <c:rich>
              <a:bodyPr/>
              <a:lstStyle/>
              <a:p>
                <a:pPr>
                  <a:defRPr/>
                </a:pPr>
                <a:r>
                  <a:rPr lang="en-US"/>
                  <a:t>Inter-orbital distance (mm)</a:t>
                </a:r>
              </a:p>
            </c:rich>
          </c:tx>
          <c:overlay val="0"/>
        </c:title>
        <c:numFmt formatCode="General" sourceLinked="1"/>
        <c:majorTickMark val="out"/>
        <c:minorTickMark val="none"/>
        <c:tickLblPos val="nextTo"/>
        <c:crossAx val="91878528"/>
        <c:crosses val="autoZero"/>
        <c:crossBetween val="midCat"/>
      </c:valAx>
      <c:valAx>
        <c:axId val="91878528"/>
        <c:scaling>
          <c:orientation val="minMax"/>
        </c:scaling>
        <c:delete val="0"/>
        <c:axPos val="l"/>
        <c:majorGridlines/>
        <c:title>
          <c:tx>
            <c:rich>
              <a:bodyPr rot="-5400000" vert="horz"/>
              <a:lstStyle/>
              <a:p>
                <a:pPr>
                  <a:defRPr/>
                </a:pPr>
                <a:r>
                  <a:rPr lang="en-US"/>
                  <a:t>Fork length (mm to the nearest 1/2 cm)</a:t>
                </a:r>
              </a:p>
            </c:rich>
          </c:tx>
          <c:overlay val="0"/>
        </c:title>
        <c:numFmt formatCode="General" sourceLinked="1"/>
        <c:majorTickMark val="out"/>
        <c:minorTickMark val="none"/>
        <c:tickLblPos val="nextTo"/>
        <c:crossAx val="91875968"/>
        <c:crosses val="autoZero"/>
        <c:crossBetween val="midCat"/>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a:t>
            </a:r>
            <a:r>
              <a:rPr lang="en-US" baseline="0"/>
              <a:t> snout length vs fork length n=437, r=0.976</a:t>
            </a:r>
            <a:endParaRPr lang="en-US"/>
          </a:p>
        </c:rich>
      </c:tx>
      <c:layout>
        <c:manualLayout>
          <c:xMode val="edge"/>
          <c:yMode val="edge"/>
          <c:x val="0.1081596675415573"/>
          <c:y val="1.845444059976932E-2"/>
        </c:manualLayout>
      </c:layout>
      <c:overlay val="0"/>
    </c:title>
    <c:autoTitleDeleted val="0"/>
    <c:plotArea>
      <c:layout/>
      <c:scatterChart>
        <c:scatterStyle val="lineMarker"/>
        <c:varyColors val="0"/>
        <c:ser>
          <c:idx val="0"/>
          <c:order val="0"/>
          <c:tx>
            <c:v>MALE</c:v>
          </c:tx>
          <c:spPr>
            <a:ln w="28575">
              <a:noFill/>
            </a:ln>
          </c:spPr>
          <c:marker>
            <c:symbol val="diamond"/>
            <c:size val="4"/>
          </c:marker>
          <c:xVal>
            <c:numRef>
              <c:f>Snout!$C$218:$C$439</c:f>
              <c:numCache>
                <c:formatCode>General</c:formatCode>
                <c:ptCount val="222"/>
                <c:pt idx="0">
                  <c:v>46.83</c:v>
                </c:pt>
                <c:pt idx="1">
                  <c:v>53.24</c:v>
                </c:pt>
                <c:pt idx="2">
                  <c:v>47.92</c:v>
                </c:pt>
                <c:pt idx="3">
                  <c:v>44.64</c:v>
                </c:pt>
                <c:pt idx="4">
                  <c:v>56.64</c:v>
                </c:pt>
                <c:pt idx="5">
                  <c:v>44.21</c:v>
                </c:pt>
                <c:pt idx="6">
                  <c:v>50.82</c:v>
                </c:pt>
                <c:pt idx="7">
                  <c:v>37.700000000000003</c:v>
                </c:pt>
                <c:pt idx="8">
                  <c:v>42.32</c:v>
                </c:pt>
                <c:pt idx="9">
                  <c:v>38.85</c:v>
                </c:pt>
                <c:pt idx="10">
                  <c:v>52.72</c:v>
                </c:pt>
                <c:pt idx="11">
                  <c:v>53.49</c:v>
                </c:pt>
                <c:pt idx="12">
                  <c:v>56.22</c:v>
                </c:pt>
                <c:pt idx="13">
                  <c:v>50.32</c:v>
                </c:pt>
                <c:pt idx="14">
                  <c:v>50.13</c:v>
                </c:pt>
                <c:pt idx="15">
                  <c:v>42.41</c:v>
                </c:pt>
                <c:pt idx="16">
                  <c:v>52.8</c:v>
                </c:pt>
                <c:pt idx="17">
                  <c:v>53.17</c:v>
                </c:pt>
                <c:pt idx="18">
                  <c:v>40.380000000000003</c:v>
                </c:pt>
                <c:pt idx="19">
                  <c:v>45.21</c:v>
                </c:pt>
                <c:pt idx="20">
                  <c:v>29.79</c:v>
                </c:pt>
                <c:pt idx="21">
                  <c:v>40.6</c:v>
                </c:pt>
                <c:pt idx="22">
                  <c:v>43.52</c:v>
                </c:pt>
                <c:pt idx="23">
                  <c:v>46.14</c:v>
                </c:pt>
                <c:pt idx="24">
                  <c:v>44.63</c:v>
                </c:pt>
                <c:pt idx="25">
                  <c:v>27.55</c:v>
                </c:pt>
                <c:pt idx="26">
                  <c:v>42.75</c:v>
                </c:pt>
                <c:pt idx="27">
                  <c:v>43.4</c:v>
                </c:pt>
                <c:pt idx="28">
                  <c:v>45.16</c:v>
                </c:pt>
                <c:pt idx="29">
                  <c:v>53.12</c:v>
                </c:pt>
                <c:pt idx="30">
                  <c:v>54.59</c:v>
                </c:pt>
                <c:pt idx="31">
                  <c:v>25.94</c:v>
                </c:pt>
                <c:pt idx="32">
                  <c:v>25.37</c:v>
                </c:pt>
                <c:pt idx="33">
                  <c:v>50.14</c:v>
                </c:pt>
                <c:pt idx="34">
                  <c:v>47.75</c:v>
                </c:pt>
                <c:pt idx="35">
                  <c:v>43.69</c:v>
                </c:pt>
                <c:pt idx="36">
                  <c:v>48.28</c:v>
                </c:pt>
                <c:pt idx="37">
                  <c:v>45.7</c:v>
                </c:pt>
                <c:pt idx="38">
                  <c:v>44.17</c:v>
                </c:pt>
                <c:pt idx="39">
                  <c:v>38.65</c:v>
                </c:pt>
                <c:pt idx="40">
                  <c:v>46.01</c:v>
                </c:pt>
                <c:pt idx="41">
                  <c:v>48.42</c:v>
                </c:pt>
                <c:pt idx="42">
                  <c:v>42.58</c:v>
                </c:pt>
                <c:pt idx="43">
                  <c:v>43.91</c:v>
                </c:pt>
                <c:pt idx="44">
                  <c:v>55.21</c:v>
                </c:pt>
                <c:pt idx="45">
                  <c:v>37.15</c:v>
                </c:pt>
                <c:pt idx="46">
                  <c:v>33.25</c:v>
                </c:pt>
                <c:pt idx="47">
                  <c:v>51.27</c:v>
                </c:pt>
                <c:pt idx="48">
                  <c:v>52.64</c:v>
                </c:pt>
                <c:pt idx="49">
                  <c:v>48.09</c:v>
                </c:pt>
                <c:pt idx="50">
                  <c:v>49.9</c:v>
                </c:pt>
                <c:pt idx="51">
                  <c:v>50.54</c:v>
                </c:pt>
                <c:pt idx="52">
                  <c:v>50.83</c:v>
                </c:pt>
                <c:pt idx="53">
                  <c:v>53.83</c:v>
                </c:pt>
                <c:pt idx="54">
                  <c:v>48.18</c:v>
                </c:pt>
                <c:pt idx="55">
                  <c:v>45.54</c:v>
                </c:pt>
                <c:pt idx="56">
                  <c:v>41.53</c:v>
                </c:pt>
                <c:pt idx="57">
                  <c:v>39.92</c:v>
                </c:pt>
                <c:pt idx="58">
                  <c:v>48.6</c:v>
                </c:pt>
                <c:pt idx="59">
                  <c:v>41.62</c:v>
                </c:pt>
                <c:pt idx="60">
                  <c:v>53.44</c:v>
                </c:pt>
                <c:pt idx="61">
                  <c:v>49.72</c:v>
                </c:pt>
                <c:pt idx="62">
                  <c:v>46.17</c:v>
                </c:pt>
                <c:pt idx="63">
                  <c:v>41.35</c:v>
                </c:pt>
                <c:pt idx="64">
                  <c:v>39.799999999999997</c:v>
                </c:pt>
                <c:pt idx="65">
                  <c:v>38.69</c:v>
                </c:pt>
                <c:pt idx="66">
                  <c:v>43.61</c:v>
                </c:pt>
                <c:pt idx="67">
                  <c:v>48.08</c:v>
                </c:pt>
                <c:pt idx="68">
                  <c:v>48.5</c:v>
                </c:pt>
                <c:pt idx="69">
                  <c:v>43.76</c:v>
                </c:pt>
                <c:pt idx="70">
                  <c:v>51.99</c:v>
                </c:pt>
                <c:pt idx="71">
                  <c:v>41.72</c:v>
                </c:pt>
                <c:pt idx="72">
                  <c:v>48.34</c:v>
                </c:pt>
                <c:pt idx="73">
                  <c:v>49.35</c:v>
                </c:pt>
                <c:pt idx="74">
                  <c:v>54.79</c:v>
                </c:pt>
                <c:pt idx="75">
                  <c:v>45.91</c:v>
                </c:pt>
                <c:pt idx="76">
                  <c:v>55.68</c:v>
                </c:pt>
                <c:pt idx="77">
                  <c:v>45.16</c:v>
                </c:pt>
                <c:pt idx="78">
                  <c:v>50.43</c:v>
                </c:pt>
                <c:pt idx="79">
                  <c:v>49.47</c:v>
                </c:pt>
                <c:pt idx="80">
                  <c:v>45.89</c:v>
                </c:pt>
                <c:pt idx="81">
                  <c:v>36.4</c:v>
                </c:pt>
                <c:pt idx="82">
                  <c:v>49.92</c:v>
                </c:pt>
                <c:pt idx="83">
                  <c:v>45.38</c:v>
                </c:pt>
                <c:pt idx="84">
                  <c:v>39.28</c:v>
                </c:pt>
                <c:pt idx="85">
                  <c:v>54.2</c:v>
                </c:pt>
                <c:pt idx="86">
                  <c:v>45.03</c:v>
                </c:pt>
                <c:pt idx="87">
                  <c:v>50.13</c:v>
                </c:pt>
                <c:pt idx="88">
                  <c:v>52.27</c:v>
                </c:pt>
                <c:pt idx="89">
                  <c:v>45.57</c:v>
                </c:pt>
                <c:pt idx="90">
                  <c:v>45.51</c:v>
                </c:pt>
                <c:pt idx="91">
                  <c:v>40.47</c:v>
                </c:pt>
                <c:pt idx="92">
                  <c:v>43.27</c:v>
                </c:pt>
                <c:pt idx="93">
                  <c:v>50.07</c:v>
                </c:pt>
                <c:pt idx="94">
                  <c:v>49.76</c:v>
                </c:pt>
                <c:pt idx="95">
                  <c:v>52.26</c:v>
                </c:pt>
                <c:pt idx="96">
                  <c:v>39.39</c:v>
                </c:pt>
                <c:pt idx="97">
                  <c:v>47.16</c:v>
                </c:pt>
                <c:pt idx="98">
                  <c:v>46.81</c:v>
                </c:pt>
                <c:pt idx="99">
                  <c:v>48.8</c:v>
                </c:pt>
                <c:pt idx="100">
                  <c:v>41.89</c:v>
                </c:pt>
                <c:pt idx="101">
                  <c:v>14.22</c:v>
                </c:pt>
                <c:pt idx="102">
                  <c:v>17.47</c:v>
                </c:pt>
                <c:pt idx="103">
                  <c:v>14.4</c:v>
                </c:pt>
                <c:pt idx="104">
                  <c:v>16.22</c:v>
                </c:pt>
                <c:pt idx="105">
                  <c:v>18.010000000000002</c:v>
                </c:pt>
                <c:pt idx="106">
                  <c:v>15.28</c:v>
                </c:pt>
                <c:pt idx="107">
                  <c:v>15.97</c:v>
                </c:pt>
                <c:pt idx="108">
                  <c:v>54.94</c:v>
                </c:pt>
                <c:pt idx="109">
                  <c:v>43.1</c:v>
                </c:pt>
                <c:pt idx="110">
                  <c:v>62.07</c:v>
                </c:pt>
                <c:pt idx="111">
                  <c:v>36.18</c:v>
                </c:pt>
                <c:pt idx="112">
                  <c:v>37.43</c:v>
                </c:pt>
                <c:pt idx="113">
                  <c:v>40.68</c:v>
                </c:pt>
                <c:pt idx="114">
                  <c:v>52.8</c:v>
                </c:pt>
                <c:pt idx="115">
                  <c:v>40.729999999999997</c:v>
                </c:pt>
                <c:pt idx="116">
                  <c:v>37.36</c:v>
                </c:pt>
                <c:pt idx="117">
                  <c:v>39.090000000000003</c:v>
                </c:pt>
                <c:pt idx="118">
                  <c:v>32.18</c:v>
                </c:pt>
                <c:pt idx="119">
                  <c:v>43.65</c:v>
                </c:pt>
                <c:pt idx="120">
                  <c:v>43.98</c:v>
                </c:pt>
                <c:pt idx="121">
                  <c:v>32.25</c:v>
                </c:pt>
                <c:pt idx="122">
                  <c:v>36.200000000000003</c:v>
                </c:pt>
                <c:pt idx="123">
                  <c:v>55.34</c:v>
                </c:pt>
                <c:pt idx="124">
                  <c:v>43.67</c:v>
                </c:pt>
                <c:pt idx="125">
                  <c:v>40.68</c:v>
                </c:pt>
                <c:pt idx="126">
                  <c:v>36.24</c:v>
                </c:pt>
                <c:pt idx="127">
                  <c:v>38.729999999999997</c:v>
                </c:pt>
                <c:pt idx="128">
                  <c:v>35.29</c:v>
                </c:pt>
                <c:pt idx="129">
                  <c:v>48.1</c:v>
                </c:pt>
                <c:pt idx="130">
                  <c:v>44</c:v>
                </c:pt>
                <c:pt idx="131">
                  <c:v>49.44</c:v>
                </c:pt>
                <c:pt idx="132">
                  <c:v>45.15</c:v>
                </c:pt>
                <c:pt idx="133">
                  <c:v>46.45</c:v>
                </c:pt>
                <c:pt idx="134">
                  <c:v>25.8</c:v>
                </c:pt>
                <c:pt idx="135">
                  <c:v>43.21</c:v>
                </c:pt>
                <c:pt idx="136">
                  <c:v>32.54</c:v>
                </c:pt>
                <c:pt idx="137">
                  <c:v>42.65</c:v>
                </c:pt>
                <c:pt idx="138">
                  <c:v>42.14</c:v>
                </c:pt>
                <c:pt idx="139">
                  <c:v>34.47</c:v>
                </c:pt>
                <c:pt idx="140">
                  <c:v>34.950000000000003</c:v>
                </c:pt>
                <c:pt idx="141">
                  <c:v>47.14</c:v>
                </c:pt>
                <c:pt idx="142">
                  <c:v>53.85</c:v>
                </c:pt>
                <c:pt idx="143">
                  <c:v>55.45</c:v>
                </c:pt>
                <c:pt idx="144">
                  <c:v>48.43</c:v>
                </c:pt>
                <c:pt idx="145">
                  <c:v>28.25</c:v>
                </c:pt>
                <c:pt idx="146">
                  <c:v>48.84</c:v>
                </c:pt>
                <c:pt idx="147">
                  <c:v>47.7</c:v>
                </c:pt>
                <c:pt idx="148">
                  <c:v>37.200000000000003</c:v>
                </c:pt>
                <c:pt idx="149">
                  <c:v>36.81</c:v>
                </c:pt>
                <c:pt idx="150">
                  <c:v>45.55</c:v>
                </c:pt>
                <c:pt idx="151">
                  <c:v>29.4</c:v>
                </c:pt>
                <c:pt idx="152">
                  <c:v>49.79</c:v>
                </c:pt>
                <c:pt idx="153">
                  <c:v>28.18</c:v>
                </c:pt>
                <c:pt idx="154">
                  <c:v>53.89</c:v>
                </c:pt>
                <c:pt idx="155">
                  <c:v>46.62</c:v>
                </c:pt>
                <c:pt idx="156">
                  <c:v>35.65</c:v>
                </c:pt>
                <c:pt idx="157">
                  <c:v>37.659999999999997</c:v>
                </c:pt>
                <c:pt idx="158">
                  <c:v>39.79</c:v>
                </c:pt>
                <c:pt idx="159">
                  <c:v>55.64</c:v>
                </c:pt>
                <c:pt idx="160">
                  <c:v>64.16</c:v>
                </c:pt>
                <c:pt idx="161">
                  <c:v>40.35</c:v>
                </c:pt>
                <c:pt idx="162">
                  <c:v>51.58</c:v>
                </c:pt>
                <c:pt idx="163">
                  <c:v>53.1</c:v>
                </c:pt>
                <c:pt idx="164">
                  <c:v>57.21</c:v>
                </c:pt>
                <c:pt idx="165">
                  <c:v>54.26</c:v>
                </c:pt>
                <c:pt idx="166">
                  <c:v>37.75</c:v>
                </c:pt>
                <c:pt idx="167">
                  <c:v>51.6</c:v>
                </c:pt>
                <c:pt idx="168">
                  <c:v>37.020000000000003</c:v>
                </c:pt>
                <c:pt idx="169">
                  <c:v>39.96</c:v>
                </c:pt>
                <c:pt idx="170">
                  <c:v>35.869999999999997</c:v>
                </c:pt>
                <c:pt idx="171">
                  <c:v>35.54</c:v>
                </c:pt>
                <c:pt idx="172">
                  <c:v>55.39</c:v>
                </c:pt>
                <c:pt idx="173">
                  <c:v>40.75</c:v>
                </c:pt>
                <c:pt idx="174">
                  <c:v>58.86</c:v>
                </c:pt>
                <c:pt idx="175">
                  <c:v>37.49</c:v>
                </c:pt>
                <c:pt idx="176">
                  <c:v>60.79</c:v>
                </c:pt>
                <c:pt idx="177">
                  <c:v>36.700000000000003</c:v>
                </c:pt>
                <c:pt idx="178">
                  <c:v>49.58</c:v>
                </c:pt>
                <c:pt idx="179">
                  <c:v>46.47</c:v>
                </c:pt>
                <c:pt idx="180">
                  <c:v>42.4</c:v>
                </c:pt>
                <c:pt idx="181">
                  <c:v>46.94</c:v>
                </c:pt>
                <c:pt idx="182">
                  <c:v>36.369999999999997</c:v>
                </c:pt>
                <c:pt idx="183">
                  <c:v>40.49</c:v>
                </c:pt>
                <c:pt idx="184">
                  <c:v>30.61</c:v>
                </c:pt>
                <c:pt idx="185">
                  <c:v>36.369999999999997</c:v>
                </c:pt>
                <c:pt idx="186">
                  <c:v>44.7</c:v>
                </c:pt>
                <c:pt idx="187">
                  <c:v>28.34</c:v>
                </c:pt>
                <c:pt idx="188">
                  <c:v>31.06</c:v>
                </c:pt>
                <c:pt idx="189">
                  <c:v>28.47</c:v>
                </c:pt>
                <c:pt idx="190">
                  <c:v>30.36</c:v>
                </c:pt>
                <c:pt idx="191">
                  <c:v>44.63</c:v>
                </c:pt>
                <c:pt idx="192">
                  <c:v>36.92</c:v>
                </c:pt>
                <c:pt idx="193">
                  <c:v>34.630000000000003</c:v>
                </c:pt>
                <c:pt idx="194">
                  <c:v>45.23</c:v>
                </c:pt>
                <c:pt idx="195">
                  <c:v>37.43</c:v>
                </c:pt>
                <c:pt idx="196">
                  <c:v>36.299999999999997</c:v>
                </c:pt>
                <c:pt idx="197">
                  <c:v>40.85</c:v>
                </c:pt>
                <c:pt idx="198">
                  <c:v>37.4</c:v>
                </c:pt>
                <c:pt idx="199">
                  <c:v>37.46</c:v>
                </c:pt>
                <c:pt idx="200">
                  <c:v>50.42</c:v>
                </c:pt>
                <c:pt idx="201">
                  <c:v>47.03</c:v>
                </c:pt>
                <c:pt idx="202">
                  <c:v>45.04</c:v>
                </c:pt>
                <c:pt idx="203">
                  <c:v>52.64</c:v>
                </c:pt>
                <c:pt idx="204">
                  <c:v>48.55</c:v>
                </c:pt>
                <c:pt idx="205">
                  <c:v>38.619999999999997</c:v>
                </c:pt>
                <c:pt idx="206">
                  <c:v>40.520000000000003</c:v>
                </c:pt>
                <c:pt idx="207">
                  <c:v>38.58</c:v>
                </c:pt>
                <c:pt idx="208">
                  <c:v>38.67</c:v>
                </c:pt>
                <c:pt idx="209">
                  <c:v>41.92</c:v>
                </c:pt>
                <c:pt idx="210">
                  <c:v>27.71</c:v>
                </c:pt>
                <c:pt idx="211">
                  <c:v>44.13</c:v>
                </c:pt>
                <c:pt idx="212">
                  <c:v>42.04</c:v>
                </c:pt>
                <c:pt idx="213">
                  <c:v>42.13</c:v>
                </c:pt>
                <c:pt idx="214">
                  <c:v>34.83</c:v>
                </c:pt>
                <c:pt idx="215">
                  <c:v>36.57</c:v>
                </c:pt>
                <c:pt idx="216">
                  <c:v>48</c:v>
                </c:pt>
                <c:pt idx="217">
                  <c:v>52.88</c:v>
                </c:pt>
                <c:pt idx="218">
                  <c:v>40.71</c:v>
                </c:pt>
                <c:pt idx="219">
                  <c:v>36.14</c:v>
                </c:pt>
                <c:pt idx="220">
                  <c:v>35.21</c:v>
                </c:pt>
                <c:pt idx="221">
                  <c:v>42.17</c:v>
                </c:pt>
              </c:numCache>
            </c:numRef>
          </c:xVal>
          <c:yVal>
            <c:numRef>
              <c:f>Snout!$D$218:$D$439</c:f>
              <c:numCache>
                <c:formatCode>General</c:formatCode>
                <c:ptCount val="222"/>
                <c:pt idx="0">
                  <c:v>585</c:v>
                </c:pt>
                <c:pt idx="1">
                  <c:v>660</c:v>
                </c:pt>
                <c:pt idx="2">
                  <c:v>590</c:v>
                </c:pt>
                <c:pt idx="3">
                  <c:v>570</c:v>
                </c:pt>
                <c:pt idx="4">
                  <c:v>740</c:v>
                </c:pt>
                <c:pt idx="5">
                  <c:v>615</c:v>
                </c:pt>
                <c:pt idx="6">
                  <c:v>620</c:v>
                </c:pt>
                <c:pt idx="7">
                  <c:v>470</c:v>
                </c:pt>
                <c:pt idx="8">
                  <c:v>525</c:v>
                </c:pt>
                <c:pt idx="9">
                  <c:v>510</c:v>
                </c:pt>
                <c:pt idx="10">
                  <c:v>705</c:v>
                </c:pt>
                <c:pt idx="11">
                  <c:v>655</c:v>
                </c:pt>
                <c:pt idx="12">
                  <c:v>740</c:v>
                </c:pt>
                <c:pt idx="13">
                  <c:v>635</c:v>
                </c:pt>
                <c:pt idx="14">
                  <c:v>645</c:v>
                </c:pt>
                <c:pt idx="15">
                  <c:v>545</c:v>
                </c:pt>
                <c:pt idx="16">
                  <c:v>640</c:v>
                </c:pt>
                <c:pt idx="17">
                  <c:v>660</c:v>
                </c:pt>
                <c:pt idx="18">
                  <c:v>535</c:v>
                </c:pt>
                <c:pt idx="19">
                  <c:v>555</c:v>
                </c:pt>
                <c:pt idx="20">
                  <c:v>380</c:v>
                </c:pt>
                <c:pt idx="21">
                  <c:v>510</c:v>
                </c:pt>
                <c:pt idx="22">
                  <c:v>525</c:v>
                </c:pt>
                <c:pt idx="23">
                  <c:v>595</c:v>
                </c:pt>
                <c:pt idx="24">
                  <c:v>530</c:v>
                </c:pt>
                <c:pt idx="25">
                  <c:v>360</c:v>
                </c:pt>
                <c:pt idx="26">
                  <c:v>560</c:v>
                </c:pt>
                <c:pt idx="27">
                  <c:v>545</c:v>
                </c:pt>
                <c:pt idx="28">
                  <c:v>575</c:v>
                </c:pt>
                <c:pt idx="29">
                  <c:v>675</c:v>
                </c:pt>
                <c:pt idx="30">
                  <c:v>650</c:v>
                </c:pt>
                <c:pt idx="31">
                  <c:v>350</c:v>
                </c:pt>
                <c:pt idx="32">
                  <c:v>340</c:v>
                </c:pt>
                <c:pt idx="33">
                  <c:v>610</c:v>
                </c:pt>
                <c:pt idx="34">
                  <c:v>605</c:v>
                </c:pt>
                <c:pt idx="35">
                  <c:v>565</c:v>
                </c:pt>
                <c:pt idx="36">
                  <c:v>605</c:v>
                </c:pt>
                <c:pt idx="37">
                  <c:v>550</c:v>
                </c:pt>
                <c:pt idx="38">
                  <c:v>555</c:v>
                </c:pt>
                <c:pt idx="39">
                  <c:v>500</c:v>
                </c:pt>
                <c:pt idx="40">
                  <c:v>585</c:v>
                </c:pt>
                <c:pt idx="41">
                  <c:v>605</c:v>
                </c:pt>
                <c:pt idx="42">
                  <c:v>565</c:v>
                </c:pt>
                <c:pt idx="43">
                  <c:v>565</c:v>
                </c:pt>
                <c:pt idx="44">
                  <c:v>705</c:v>
                </c:pt>
                <c:pt idx="45">
                  <c:v>495</c:v>
                </c:pt>
                <c:pt idx="46">
                  <c:v>455</c:v>
                </c:pt>
                <c:pt idx="47">
                  <c:v>725</c:v>
                </c:pt>
                <c:pt idx="48">
                  <c:v>695</c:v>
                </c:pt>
                <c:pt idx="49">
                  <c:v>640</c:v>
                </c:pt>
                <c:pt idx="50">
                  <c:v>670</c:v>
                </c:pt>
                <c:pt idx="51">
                  <c:v>645</c:v>
                </c:pt>
                <c:pt idx="52">
                  <c:v>655</c:v>
                </c:pt>
                <c:pt idx="53">
                  <c:v>700</c:v>
                </c:pt>
                <c:pt idx="54">
                  <c:v>600</c:v>
                </c:pt>
                <c:pt idx="55">
                  <c:v>575</c:v>
                </c:pt>
                <c:pt idx="56">
                  <c:v>540</c:v>
                </c:pt>
                <c:pt idx="57">
                  <c:v>520</c:v>
                </c:pt>
                <c:pt idx="58">
                  <c:v>695</c:v>
                </c:pt>
                <c:pt idx="59">
                  <c:v>580</c:v>
                </c:pt>
                <c:pt idx="60">
                  <c:v>670</c:v>
                </c:pt>
                <c:pt idx="61">
                  <c:v>645</c:v>
                </c:pt>
                <c:pt idx="62">
                  <c:v>610</c:v>
                </c:pt>
                <c:pt idx="63">
                  <c:v>555</c:v>
                </c:pt>
                <c:pt idx="64">
                  <c:v>560</c:v>
                </c:pt>
                <c:pt idx="65">
                  <c:v>510</c:v>
                </c:pt>
                <c:pt idx="66">
                  <c:v>625</c:v>
                </c:pt>
                <c:pt idx="67">
                  <c:v>605</c:v>
                </c:pt>
                <c:pt idx="68">
                  <c:v>665</c:v>
                </c:pt>
                <c:pt idx="69">
                  <c:v>595</c:v>
                </c:pt>
                <c:pt idx="70">
                  <c:v>675</c:v>
                </c:pt>
                <c:pt idx="71">
                  <c:v>540</c:v>
                </c:pt>
                <c:pt idx="72">
                  <c:v>635</c:v>
                </c:pt>
                <c:pt idx="73">
                  <c:v>680</c:v>
                </c:pt>
                <c:pt idx="74">
                  <c:v>755</c:v>
                </c:pt>
                <c:pt idx="75">
                  <c:v>620</c:v>
                </c:pt>
                <c:pt idx="76">
                  <c:v>720</c:v>
                </c:pt>
                <c:pt idx="77">
                  <c:v>610</c:v>
                </c:pt>
                <c:pt idx="78">
                  <c:v>685</c:v>
                </c:pt>
                <c:pt idx="79">
                  <c:v>635</c:v>
                </c:pt>
                <c:pt idx="80">
                  <c:v>620</c:v>
                </c:pt>
                <c:pt idx="81">
                  <c:v>495</c:v>
                </c:pt>
                <c:pt idx="82">
                  <c:v>650</c:v>
                </c:pt>
                <c:pt idx="83">
                  <c:v>625</c:v>
                </c:pt>
                <c:pt idx="84">
                  <c:v>550</c:v>
                </c:pt>
                <c:pt idx="85">
                  <c:v>700</c:v>
                </c:pt>
                <c:pt idx="86">
                  <c:v>550</c:v>
                </c:pt>
                <c:pt idx="87">
                  <c:v>640</c:v>
                </c:pt>
                <c:pt idx="88">
                  <c:v>650</c:v>
                </c:pt>
                <c:pt idx="89">
                  <c:v>645</c:v>
                </c:pt>
                <c:pt idx="90">
                  <c:v>600</c:v>
                </c:pt>
                <c:pt idx="91">
                  <c:v>510</c:v>
                </c:pt>
                <c:pt idx="92">
                  <c:v>545</c:v>
                </c:pt>
                <c:pt idx="93">
                  <c:v>675</c:v>
                </c:pt>
                <c:pt idx="94">
                  <c:v>630</c:v>
                </c:pt>
                <c:pt idx="95">
                  <c:v>670</c:v>
                </c:pt>
                <c:pt idx="96">
                  <c:v>545</c:v>
                </c:pt>
                <c:pt idx="97">
                  <c:v>615</c:v>
                </c:pt>
                <c:pt idx="98">
                  <c:v>570</c:v>
                </c:pt>
                <c:pt idx="99">
                  <c:v>680</c:v>
                </c:pt>
                <c:pt idx="100">
                  <c:v>560</c:v>
                </c:pt>
                <c:pt idx="101">
                  <c:v>240</c:v>
                </c:pt>
                <c:pt idx="102">
                  <c:v>260</c:v>
                </c:pt>
                <c:pt idx="103">
                  <c:v>240</c:v>
                </c:pt>
                <c:pt idx="104">
                  <c:v>250</c:v>
                </c:pt>
                <c:pt idx="105">
                  <c:v>245</c:v>
                </c:pt>
                <c:pt idx="106">
                  <c:v>245</c:v>
                </c:pt>
                <c:pt idx="107">
                  <c:v>245</c:v>
                </c:pt>
                <c:pt idx="108">
                  <c:v>685</c:v>
                </c:pt>
                <c:pt idx="109">
                  <c:v>515</c:v>
                </c:pt>
                <c:pt idx="110">
                  <c:v>700</c:v>
                </c:pt>
                <c:pt idx="111">
                  <c:v>460</c:v>
                </c:pt>
                <c:pt idx="112">
                  <c:v>485</c:v>
                </c:pt>
                <c:pt idx="113">
                  <c:v>500</c:v>
                </c:pt>
                <c:pt idx="114">
                  <c:v>655</c:v>
                </c:pt>
                <c:pt idx="115">
                  <c:v>535</c:v>
                </c:pt>
                <c:pt idx="116">
                  <c:v>495</c:v>
                </c:pt>
                <c:pt idx="117">
                  <c:v>515</c:v>
                </c:pt>
                <c:pt idx="118">
                  <c:v>445</c:v>
                </c:pt>
                <c:pt idx="119">
                  <c:v>580</c:v>
                </c:pt>
                <c:pt idx="120">
                  <c:v>530</c:v>
                </c:pt>
                <c:pt idx="121">
                  <c:v>420</c:v>
                </c:pt>
                <c:pt idx="122">
                  <c:v>475</c:v>
                </c:pt>
                <c:pt idx="123">
                  <c:v>725</c:v>
                </c:pt>
                <c:pt idx="124">
                  <c:v>610</c:v>
                </c:pt>
                <c:pt idx="125">
                  <c:v>490</c:v>
                </c:pt>
                <c:pt idx="126">
                  <c:v>470</c:v>
                </c:pt>
                <c:pt idx="127">
                  <c:v>485</c:v>
                </c:pt>
                <c:pt idx="128">
                  <c:v>480</c:v>
                </c:pt>
                <c:pt idx="129">
                  <c:v>650</c:v>
                </c:pt>
                <c:pt idx="130">
                  <c:v>590</c:v>
                </c:pt>
                <c:pt idx="131">
                  <c:v>655</c:v>
                </c:pt>
                <c:pt idx="132">
                  <c:v>600</c:v>
                </c:pt>
                <c:pt idx="133">
                  <c:v>595</c:v>
                </c:pt>
                <c:pt idx="134">
                  <c:v>320</c:v>
                </c:pt>
                <c:pt idx="135">
                  <c:v>550</c:v>
                </c:pt>
                <c:pt idx="136">
                  <c:v>440</c:v>
                </c:pt>
                <c:pt idx="137">
                  <c:v>540</c:v>
                </c:pt>
                <c:pt idx="138">
                  <c:v>530</c:v>
                </c:pt>
                <c:pt idx="139">
                  <c:v>470</c:v>
                </c:pt>
                <c:pt idx="140">
                  <c:v>485</c:v>
                </c:pt>
                <c:pt idx="141">
                  <c:v>615</c:v>
                </c:pt>
                <c:pt idx="142">
                  <c:v>725</c:v>
                </c:pt>
                <c:pt idx="143">
                  <c:v>730</c:v>
                </c:pt>
                <c:pt idx="144">
                  <c:v>590</c:v>
                </c:pt>
                <c:pt idx="145">
                  <c:v>390</c:v>
                </c:pt>
                <c:pt idx="146">
                  <c:v>620</c:v>
                </c:pt>
                <c:pt idx="147">
                  <c:v>585</c:v>
                </c:pt>
                <c:pt idx="148">
                  <c:v>500</c:v>
                </c:pt>
                <c:pt idx="149">
                  <c:v>490</c:v>
                </c:pt>
                <c:pt idx="150">
                  <c:v>635</c:v>
                </c:pt>
                <c:pt idx="151">
                  <c:v>375</c:v>
                </c:pt>
                <c:pt idx="152">
                  <c:v>630</c:v>
                </c:pt>
                <c:pt idx="153">
                  <c:v>375</c:v>
                </c:pt>
                <c:pt idx="154">
                  <c:v>740</c:v>
                </c:pt>
                <c:pt idx="155">
                  <c:v>600</c:v>
                </c:pt>
                <c:pt idx="156">
                  <c:v>435</c:v>
                </c:pt>
                <c:pt idx="157">
                  <c:v>460</c:v>
                </c:pt>
                <c:pt idx="158">
                  <c:v>520</c:v>
                </c:pt>
                <c:pt idx="159">
                  <c:v>700</c:v>
                </c:pt>
                <c:pt idx="160">
                  <c:v>780</c:v>
                </c:pt>
                <c:pt idx="161">
                  <c:v>535</c:v>
                </c:pt>
                <c:pt idx="162">
                  <c:v>640</c:v>
                </c:pt>
                <c:pt idx="163">
                  <c:v>665</c:v>
                </c:pt>
                <c:pt idx="164">
                  <c:v>750</c:v>
                </c:pt>
                <c:pt idx="165">
                  <c:v>630</c:v>
                </c:pt>
                <c:pt idx="166">
                  <c:v>480</c:v>
                </c:pt>
                <c:pt idx="167">
                  <c:v>765</c:v>
                </c:pt>
                <c:pt idx="168">
                  <c:v>455</c:v>
                </c:pt>
                <c:pt idx="169">
                  <c:v>520</c:v>
                </c:pt>
                <c:pt idx="170">
                  <c:v>460</c:v>
                </c:pt>
                <c:pt idx="171">
                  <c:v>465</c:v>
                </c:pt>
                <c:pt idx="172">
                  <c:v>730</c:v>
                </c:pt>
                <c:pt idx="173">
                  <c:v>525</c:v>
                </c:pt>
                <c:pt idx="174">
                  <c:v>720</c:v>
                </c:pt>
                <c:pt idx="175">
                  <c:v>490</c:v>
                </c:pt>
                <c:pt idx="176">
                  <c:v>755</c:v>
                </c:pt>
                <c:pt idx="177">
                  <c:v>475</c:v>
                </c:pt>
                <c:pt idx="178">
                  <c:v>575</c:v>
                </c:pt>
                <c:pt idx="179">
                  <c:v>565</c:v>
                </c:pt>
                <c:pt idx="180">
                  <c:v>570</c:v>
                </c:pt>
                <c:pt idx="181">
                  <c:v>595</c:v>
                </c:pt>
                <c:pt idx="182">
                  <c:v>475</c:v>
                </c:pt>
                <c:pt idx="183">
                  <c:v>520</c:v>
                </c:pt>
                <c:pt idx="184">
                  <c:v>405</c:v>
                </c:pt>
                <c:pt idx="185">
                  <c:v>495</c:v>
                </c:pt>
                <c:pt idx="186">
                  <c:v>580</c:v>
                </c:pt>
                <c:pt idx="187">
                  <c:v>380</c:v>
                </c:pt>
                <c:pt idx="188">
                  <c:v>420</c:v>
                </c:pt>
                <c:pt idx="189">
                  <c:v>400</c:v>
                </c:pt>
                <c:pt idx="190">
                  <c:v>400</c:v>
                </c:pt>
                <c:pt idx="191">
                  <c:v>575</c:v>
                </c:pt>
                <c:pt idx="192">
                  <c:v>485</c:v>
                </c:pt>
                <c:pt idx="193">
                  <c:v>460</c:v>
                </c:pt>
                <c:pt idx="194">
                  <c:v>585</c:v>
                </c:pt>
                <c:pt idx="195">
                  <c:v>500</c:v>
                </c:pt>
                <c:pt idx="196">
                  <c:v>475</c:v>
                </c:pt>
                <c:pt idx="197">
                  <c:v>535</c:v>
                </c:pt>
                <c:pt idx="198">
                  <c:v>480</c:v>
                </c:pt>
                <c:pt idx="199">
                  <c:v>480</c:v>
                </c:pt>
                <c:pt idx="200">
                  <c:v>665</c:v>
                </c:pt>
                <c:pt idx="201">
                  <c:v>630</c:v>
                </c:pt>
                <c:pt idx="202">
                  <c:v>560</c:v>
                </c:pt>
                <c:pt idx="203">
                  <c:v>665</c:v>
                </c:pt>
                <c:pt idx="204">
                  <c:v>695</c:v>
                </c:pt>
                <c:pt idx="205">
                  <c:v>515</c:v>
                </c:pt>
                <c:pt idx="206">
                  <c:v>505</c:v>
                </c:pt>
                <c:pt idx="207">
                  <c:v>505</c:v>
                </c:pt>
                <c:pt idx="208">
                  <c:v>505</c:v>
                </c:pt>
                <c:pt idx="209">
                  <c:v>530</c:v>
                </c:pt>
                <c:pt idx="210">
                  <c:v>360</c:v>
                </c:pt>
                <c:pt idx="211">
                  <c:v>555</c:v>
                </c:pt>
                <c:pt idx="212">
                  <c:v>580</c:v>
                </c:pt>
                <c:pt idx="213">
                  <c:v>590</c:v>
                </c:pt>
                <c:pt idx="214">
                  <c:v>470</c:v>
                </c:pt>
                <c:pt idx="215">
                  <c:v>505</c:v>
                </c:pt>
                <c:pt idx="216">
                  <c:v>615</c:v>
                </c:pt>
                <c:pt idx="217">
                  <c:v>670</c:v>
                </c:pt>
                <c:pt idx="218">
                  <c:v>515</c:v>
                </c:pt>
                <c:pt idx="219">
                  <c:v>490</c:v>
                </c:pt>
                <c:pt idx="220">
                  <c:v>450</c:v>
                </c:pt>
                <c:pt idx="221">
                  <c:v>570</c:v>
                </c:pt>
              </c:numCache>
            </c:numRef>
          </c:yVal>
          <c:smooth val="0"/>
          <c:extLst>
            <c:ext xmlns:c16="http://schemas.microsoft.com/office/drawing/2014/chart" uri="{C3380CC4-5D6E-409C-BE32-E72D297353CC}">
              <c16:uniqueId val="{00000000-110A-41B3-8630-45750718F582}"/>
            </c:ext>
          </c:extLst>
        </c:ser>
        <c:ser>
          <c:idx val="1"/>
          <c:order val="1"/>
          <c:tx>
            <c:v>FEMALE</c:v>
          </c:tx>
          <c:spPr>
            <a:ln w="28575">
              <a:noFill/>
            </a:ln>
          </c:spPr>
          <c:marker>
            <c:symbol val="square"/>
            <c:size val="4"/>
            <c:spPr>
              <a:solidFill>
                <a:srgbClr val="C00000"/>
              </a:solidFill>
            </c:spPr>
          </c:marker>
          <c:xVal>
            <c:numRef>
              <c:f>Snout!$C$2:$C$217</c:f>
              <c:numCache>
                <c:formatCode>General</c:formatCode>
                <c:ptCount val="216"/>
                <c:pt idx="0">
                  <c:v>36.130000000000003</c:v>
                </c:pt>
                <c:pt idx="1">
                  <c:v>42.25</c:v>
                </c:pt>
                <c:pt idx="2">
                  <c:v>53.09</c:v>
                </c:pt>
                <c:pt idx="3">
                  <c:v>57.51</c:v>
                </c:pt>
                <c:pt idx="4">
                  <c:v>63.55</c:v>
                </c:pt>
                <c:pt idx="5">
                  <c:v>51.52</c:v>
                </c:pt>
                <c:pt idx="6">
                  <c:v>40.130000000000003</c:v>
                </c:pt>
                <c:pt idx="7">
                  <c:v>35.229999999999997</c:v>
                </c:pt>
                <c:pt idx="8">
                  <c:v>57.21</c:v>
                </c:pt>
                <c:pt idx="9">
                  <c:v>43.15</c:v>
                </c:pt>
                <c:pt idx="10">
                  <c:v>34.44</c:v>
                </c:pt>
                <c:pt idx="11">
                  <c:v>54.93</c:v>
                </c:pt>
                <c:pt idx="12">
                  <c:v>55.02</c:v>
                </c:pt>
                <c:pt idx="13">
                  <c:v>42.49</c:v>
                </c:pt>
                <c:pt idx="14">
                  <c:v>44.31</c:v>
                </c:pt>
                <c:pt idx="15">
                  <c:v>49.13</c:v>
                </c:pt>
                <c:pt idx="16">
                  <c:v>49.46</c:v>
                </c:pt>
                <c:pt idx="17">
                  <c:v>81.53</c:v>
                </c:pt>
                <c:pt idx="18">
                  <c:v>67.930000000000007</c:v>
                </c:pt>
                <c:pt idx="19">
                  <c:v>56.71</c:v>
                </c:pt>
                <c:pt idx="20">
                  <c:v>48.39</c:v>
                </c:pt>
                <c:pt idx="21">
                  <c:v>66.680000000000007</c:v>
                </c:pt>
                <c:pt idx="22">
                  <c:v>42.27</c:v>
                </c:pt>
                <c:pt idx="23">
                  <c:v>26.4</c:v>
                </c:pt>
                <c:pt idx="24">
                  <c:v>30.13</c:v>
                </c:pt>
                <c:pt idx="25">
                  <c:v>42.8</c:v>
                </c:pt>
                <c:pt idx="26">
                  <c:v>42.28</c:v>
                </c:pt>
                <c:pt idx="27">
                  <c:v>49.21</c:v>
                </c:pt>
                <c:pt idx="28">
                  <c:v>53.62</c:v>
                </c:pt>
                <c:pt idx="29">
                  <c:v>47.61</c:v>
                </c:pt>
                <c:pt idx="30">
                  <c:v>48.1</c:v>
                </c:pt>
                <c:pt idx="31">
                  <c:v>38.89</c:v>
                </c:pt>
                <c:pt idx="32">
                  <c:v>36.19</c:v>
                </c:pt>
                <c:pt idx="33">
                  <c:v>45.67</c:v>
                </c:pt>
                <c:pt idx="34">
                  <c:v>44.73</c:v>
                </c:pt>
                <c:pt idx="35">
                  <c:v>57.14</c:v>
                </c:pt>
                <c:pt idx="36">
                  <c:v>25.69</c:v>
                </c:pt>
                <c:pt idx="37">
                  <c:v>54.56</c:v>
                </c:pt>
                <c:pt idx="38">
                  <c:v>43.12</c:v>
                </c:pt>
                <c:pt idx="39">
                  <c:v>44.63</c:v>
                </c:pt>
                <c:pt idx="40">
                  <c:v>42.54</c:v>
                </c:pt>
                <c:pt idx="41">
                  <c:v>51.28</c:v>
                </c:pt>
                <c:pt idx="42">
                  <c:v>52.43</c:v>
                </c:pt>
                <c:pt idx="43">
                  <c:v>51.97</c:v>
                </c:pt>
                <c:pt idx="44">
                  <c:v>55.73</c:v>
                </c:pt>
                <c:pt idx="45">
                  <c:v>46.88</c:v>
                </c:pt>
                <c:pt idx="46">
                  <c:v>56.44</c:v>
                </c:pt>
                <c:pt idx="47">
                  <c:v>40.53</c:v>
                </c:pt>
                <c:pt idx="48">
                  <c:v>51.5</c:v>
                </c:pt>
                <c:pt idx="49">
                  <c:v>57.17</c:v>
                </c:pt>
                <c:pt idx="50">
                  <c:v>45.65</c:v>
                </c:pt>
                <c:pt idx="51">
                  <c:v>50.09</c:v>
                </c:pt>
                <c:pt idx="52">
                  <c:v>50.46</c:v>
                </c:pt>
                <c:pt idx="53">
                  <c:v>50.97</c:v>
                </c:pt>
                <c:pt idx="54">
                  <c:v>52.87</c:v>
                </c:pt>
                <c:pt idx="55">
                  <c:v>55.78</c:v>
                </c:pt>
                <c:pt idx="56">
                  <c:v>56.67</c:v>
                </c:pt>
                <c:pt idx="57">
                  <c:v>47.78</c:v>
                </c:pt>
                <c:pt idx="58">
                  <c:v>53.71</c:v>
                </c:pt>
                <c:pt idx="59">
                  <c:v>55.52</c:v>
                </c:pt>
                <c:pt idx="60">
                  <c:v>48.05</c:v>
                </c:pt>
                <c:pt idx="61">
                  <c:v>50.22</c:v>
                </c:pt>
                <c:pt idx="62">
                  <c:v>55.37</c:v>
                </c:pt>
                <c:pt idx="63">
                  <c:v>68.16</c:v>
                </c:pt>
                <c:pt idx="64">
                  <c:v>65.31</c:v>
                </c:pt>
                <c:pt idx="65">
                  <c:v>79.239999999999995</c:v>
                </c:pt>
                <c:pt idx="66">
                  <c:v>67.89</c:v>
                </c:pt>
                <c:pt idx="67">
                  <c:v>46.04</c:v>
                </c:pt>
                <c:pt idx="68">
                  <c:v>57.21</c:v>
                </c:pt>
                <c:pt idx="69">
                  <c:v>51.32</c:v>
                </c:pt>
                <c:pt idx="70">
                  <c:v>55.83</c:v>
                </c:pt>
                <c:pt idx="71">
                  <c:v>51.35</c:v>
                </c:pt>
                <c:pt idx="72">
                  <c:v>54.55</c:v>
                </c:pt>
                <c:pt idx="73">
                  <c:v>58.47</c:v>
                </c:pt>
                <c:pt idx="74">
                  <c:v>64.83</c:v>
                </c:pt>
                <c:pt idx="75">
                  <c:v>71.08</c:v>
                </c:pt>
                <c:pt idx="76">
                  <c:v>69.72</c:v>
                </c:pt>
                <c:pt idx="77">
                  <c:v>42.86</c:v>
                </c:pt>
                <c:pt idx="78">
                  <c:v>26.64</c:v>
                </c:pt>
                <c:pt idx="79">
                  <c:v>40.880000000000003</c:v>
                </c:pt>
                <c:pt idx="80">
                  <c:v>40.79</c:v>
                </c:pt>
                <c:pt idx="81">
                  <c:v>26.67</c:v>
                </c:pt>
                <c:pt idx="82">
                  <c:v>31.48</c:v>
                </c:pt>
                <c:pt idx="83">
                  <c:v>30.72</c:v>
                </c:pt>
                <c:pt idx="84">
                  <c:v>44.37</c:v>
                </c:pt>
                <c:pt idx="86">
                  <c:v>36.43</c:v>
                </c:pt>
                <c:pt idx="87">
                  <c:v>47.3</c:v>
                </c:pt>
                <c:pt idx="88">
                  <c:v>43.8</c:v>
                </c:pt>
                <c:pt idx="89">
                  <c:v>38.229999999999997</c:v>
                </c:pt>
                <c:pt idx="90">
                  <c:v>57.56</c:v>
                </c:pt>
                <c:pt idx="91">
                  <c:v>42.37</c:v>
                </c:pt>
                <c:pt idx="92">
                  <c:v>46.11</c:v>
                </c:pt>
                <c:pt idx="93">
                  <c:v>41.81</c:v>
                </c:pt>
                <c:pt idx="94">
                  <c:v>46.28</c:v>
                </c:pt>
                <c:pt idx="95">
                  <c:v>45.33</c:v>
                </c:pt>
                <c:pt idx="96">
                  <c:v>48.08</c:v>
                </c:pt>
                <c:pt idx="97">
                  <c:v>43.02</c:v>
                </c:pt>
                <c:pt idx="98">
                  <c:v>30.38</c:v>
                </c:pt>
                <c:pt idx="99">
                  <c:v>52.18</c:v>
                </c:pt>
                <c:pt idx="100">
                  <c:v>46.68</c:v>
                </c:pt>
                <c:pt idx="101">
                  <c:v>41.74</c:v>
                </c:pt>
                <c:pt idx="102">
                  <c:v>45.03</c:v>
                </c:pt>
                <c:pt idx="103">
                  <c:v>42.44</c:v>
                </c:pt>
                <c:pt idx="104">
                  <c:v>40.869999999999997</c:v>
                </c:pt>
                <c:pt idx="105">
                  <c:v>37.14</c:v>
                </c:pt>
                <c:pt idx="106">
                  <c:v>27.61</c:v>
                </c:pt>
                <c:pt idx="107">
                  <c:v>41.17</c:v>
                </c:pt>
                <c:pt idx="108">
                  <c:v>51.14</c:v>
                </c:pt>
                <c:pt idx="109">
                  <c:v>55.77</c:v>
                </c:pt>
                <c:pt idx="110">
                  <c:v>68.38</c:v>
                </c:pt>
                <c:pt idx="111">
                  <c:v>69.37</c:v>
                </c:pt>
                <c:pt idx="112">
                  <c:v>41.99</c:v>
                </c:pt>
                <c:pt idx="113">
                  <c:v>41.24</c:v>
                </c:pt>
                <c:pt idx="114">
                  <c:v>42.08</c:v>
                </c:pt>
                <c:pt idx="115">
                  <c:v>46.01</c:v>
                </c:pt>
                <c:pt idx="116">
                  <c:v>40.619999999999997</c:v>
                </c:pt>
                <c:pt idx="117">
                  <c:v>39.24</c:v>
                </c:pt>
                <c:pt idx="118">
                  <c:v>48.98</c:v>
                </c:pt>
                <c:pt idx="119">
                  <c:v>94.89</c:v>
                </c:pt>
                <c:pt idx="120">
                  <c:v>27.69</c:v>
                </c:pt>
                <c:pt idx="121">
                  <c:v>41.87</c:v>
                </c:pt>
                <c:pt idx="122">
                  <c:v>40.92</c:v>
                </c:pt>
                <c:pt idx="123">
                  <c:v>28.8</c:v>
                </c:pt>
                <c:pt idx="124">
                  <c:v>45.63</c:v>
                </c:pt>
                <c:pt idx="125">
                  <c:v>27.61</c:v>
                </c:pt>
                <c:pt idx="126">
                  <c:v>47.09</c:v>
                </c:pt>
                <c:pt idx="127">
                  <c:v>34.909999999999997</c:v>
                </c:pt>
                <c:pt idx="128">
                  <c:v>50.71</c:v>
                </c:pt>
                <c:pt idx="129">
                  <c:v>31.22</c:v>
                </c:pt>
                <c:pt idx="130">
                  <c:v>40.78</c:v>
                </c:pt>
                <c:pt idx="131">
                  <c:v>38.47</c:v>
                </c:pt>
                <c:pt idx="132">
                  <c:v>39.58</c:v>
                </c:pt>
                <c:pt idx="133">
                  <c:v>87.42</c:v>
                </c:pt>
                <c:pt idx="134">
                  <c:v>52.74</c:v>
                </c:pt>
                <c:pt idx="135">
                  <c:v>26.55</c:v>
                </c:pt>
                <c:pt idx="136">
                  <c:v>48.91</c:v>
                </c:pt>
                <c:pt idx="137">
                  <c:v>37.909999999999997</c:v>
                </c:pt>
                <c:pt idx="138">
                  <c:v>42.53</c:v>
                </c:pt>
                <c:pt idx="139">
                  <c:v>31.63</c:v>
                </c:pt>
                <c:pt idx="140">
                  <c:v>32.14</c:v>
                </c:pt>
                <c:pt idx="141">
                  <c:v>50.49</c:v>
                </c:pt>
                <c:pt idx="142">
                  <c:v>29.53</c:v>
                </c:pt>
                <c:pt idx="143">
                  <c:v>48.06</c:v>
                </c:pt>
                <c:pt idx="144">
                  <c:v>74.25</c:v>
                </c:pt>
                <c:pt idx="145">
                  <c:v>57.76</c:v>
                </c:pt>
                <c:pt idx="146">
                  <c:v>38.770000000000003</c:v>
                </c:pt>
                <c:pt idx="147">
                  <c:v>55.8</c:v>
                </c:pt>
                <c:pt idx="148">
                  <c:v>34.119999999999997</c:v>
                </c:pt>
                <c:pt idx="149">
                  <c:v>39.380000000000003</c:v>
                </c:pt>
                <c:pt idx="150">
                  <c:v>51.24</c:v>
                </c:pt>
                <c:pt idx="151">
                  <c:v>37.700000000000003</c:v>
                </c:pt>
                <c:pt idx="152">
                  <c:v>35.380000000000003</c:v>
                </c:pt>
                <c:pt idx="153">
                  <c:v>51.21</c:v>
                </c:pt>
                <c:pt idx="154">
                  <c:v>34.909999999999997</c:v>
                </c:pt>
                <c:pt idx="155">
                  <c:v>55.43</c:v>
                </c:pt>
                <c:pt idx="156">
                  <c:v>34.46</c:v>
                </c:pt>
                <c:pt idx="157">
                  <c:v>53.33</c:v>
                </c:pt>
                <c:pt idx="158">
                  <c:v>52.76</c:v>
                </c:pt>
                <c:pt idx="159">
                  <c:v>49.52</c:v>
                </c:pt>
                <c:pt idx="160">
                  <c:v>38.47</c:v>
                </c:pt>
                <c:pt idx="161">
                  <c:v>35.049999999999997</c:v>
                </c:pt>
                <c:pt idx="162">
                  <c:v>32.85</c:v>
                </c:pt>
                <c:pt idx="163">
                  <c:v>37.04</c:v>
                </c:pt>
                <c:pt idx="164">
                  <c:v>48.57</c:v>
                </c:pt>
                <c:pt idx="165">
                  <c:v>65.34</c:v>
                </c:pt>
                <c:pt idx="166">
                  <c:v>63.62</c:v>
                </c:pt>
                <c:pt idx="167">
                  <c:v>52.09</c:v>
                </c:pt>
                <c:pt idx="168">
                  <c:v>47.81</c:v>
                </c:pt>
                <c:pt idx="169">
                  <c:v>53.61</c:v>
                </c:pt>
                <c:pt idx="170">
                  <c:v>38.74</c:v>
                </c:pt>
                <c:pt idx="171">
                  <c:v>39.340000000000003</c:v>
                </c:pt>
                <c:pt idx="172">
                  <c:v>69.239999999999995</c:v>
                </c:pt>
                <c:pt idx="173">
                  <c:v>40.39</c:v>
                </c:pt>
                <c:pt idx="174">
                  <c:v>68.180000000000007</c:v>
                </c:pt>
                <c:pt idx="175">
                  <c:v>43.83</c:v>
                </c:pt>
                <c:pt idx="176">
                  <c:v>55.78</c:v>
                </c:pt>
                <c:pt idx="177">
                  <c:v>49.79</c:v>
                </c:pt>
                <c:pt idx="178">
                  <c:v>37.380000000000003</c:v>
                </c:pt>
                <c:pt idx="179">
                  <c:v>29.24</c:v>
                </c:pt>
                <c:pt idx="180">
                  <c:v>31.45</c:v>
                </c:pt>
                <c:pt idx="181">
                  <c:v>50.99</c:v>
                </c:pt>
                <c:pt idx="182">
                  <c:v>38.06</c:v>
                </c:pt>
                <c:pt idx="183">
                  <c:v>58.62</c:v>
                </c:pt>
                <c:pt idx="184">
                  <c:v>28.58</c:v>
                </c:pt>
                <c:pt idx="185">
                  <c:v>44.63</c:v>
                </c:pt>
                <c:pt idx="186">
                  <c:v>31.52</c:v>
                </c:pt>
                <c:pt idx="187">
                  <c:v>43.22</c:v>
                </c:pt>
                <c:pt idx="188">
                  <c:v>54.8</c:v>
                </c:pt>
                <c:pt idx="189">
                  <c:v>36.61</c:v>
                </c:pt>
                <c:pt idx="190">
                  <c:v>39.450000000000003</c:v>
                </c:pt>
                <c:pt idx="191">
                  <c:v>40.35</c:v>
                </c:pt>
                <c:pt idx="192">
                  <c:v>37.22</c:v>
                </c:pt>
                <c:pt idx="193">
                  <c:v>56.63</c:v>
                </c:pt>
                <c:pt idx="194">
                  <c:v>58.53</c:v>
                </c:pt>
                <c:pt idx="195">
                  <c:v>38.32</c:v>
                </c:pt>
                <c:pt idx="196">
                  <c:v>46.26</c:v>
                </c:pt>
                <c:pt idx="197">
                  <c:v>28.36</c:v>
                </c:pt>
                <c:pt idx="198">
                  <c:v>26.66</c:v>
                </c:pt>
                <c:pt idx="199">
                  <c:v>27.83</c:v>
                </c:pt>
                <c:pt idx="200">
                  <c:v>48.18</c:v>
                </c:pt>
                <c:pt idx="201">
                  <c:v>49.59</c:v>
                </c:pt>
                <c:pt idx="202">
                  <c:v>37.979999999999997</c:v>
                </c:pt>
                <c:pt idx="203">
                  <c:v>44.66</c:v>
                </c:pt>
                <c:pt idx="204">
                  <c:v>51.28</c:v>
                </c:pt>
                <c:pt idx="205">
                  <c:v>61.36</c:v>
                </c:pt>
                <c:pt idx="206">
                  <c:v>39.68</c:v>
                </c:pt>
                <c:pt idx="207">
                  <c:v>35.869999999999997</c:v>
                </c:pt>
                <c:pt idx="208">
                  <c:v>45.76</c:v>
                </c:pt>
                <c:pt idx="209">
                  <c:v>39.159999999999997</c:v>
                </c:pt>
                <c:pt idx="210">
                  <c:v>42.67</c:v>
                </c:pt>
                <c:pt idx="211">
                  <c:v>45.64</c:v>
                </c:pt>
                <c:pt idx="212">
                  <c:v>42.59</c:v>
                </c:pt>
                <c:pt idx="213">
                  <c:v>34.799999999999997</c:v>
                </c:pt>
                <c:pt idx="214">
                  <c:v>42.8</c:v>
                </c:pt>
                <c:pt idx="215">
                  <c:v>37.549999999999997</c:v>
                </c:pt>
              </c:numCache>
            </c:numRef>
          </c:xVal>
          <c:yVal>
            <c:numRef>
              <c:f>Snout!$D$2:$D$217</c:f>
              <c:numCache>
                <c:formatCode>General</c:formatCode>
                <c:ptCount val="216"/>
                <c:pt idx="0">
                  <c:v>470</c:v>
                </c:pt>
                <c:pt idx="1">
                  <c:v>550</c:v>
                </c:pt>
                <c:pt idx="2">
                  <c:v>655</c:v>
                </c:pt>
                <c:pt idx="3">
                  <c:v>700</c:v>
                </c:pt>
                <c:pt idx="4">
                  <c:v>780</c:v>
                </c:pt>
                <c:pt idx="5">
                  <c:v>655</c:v>
                </c:pt>
                <c:pt idx="6">
                  <c:v>515</c:v>
                </c:pt>
                <c:pt idx="7">
                  <c:v>470</c:v>
                </c:pt>
                <c:pt idx="8">
                  <c:v>705</c:v>
                </c:pt>
                <c:pt idx="9">
                  <c:v>570</c:v>
                </c:pt>
                <c:pt idx="10">
                  <c:v>480</c:v>
                </c:pt>
                <c:pt idx="11">
                  <c:v>725</c:v>
                </c:pt>
                <c:pt idx="12">
                  <c:v>675</c:v>
                </c:pt>
                <c:pt idx="13">
                  <c:v>560</c:v>
                </c:pt>
                <c:pt idx="14">
                  <c:v>545</c:v>
                </c:pt>
                <c:pt idx="15">
                  <c:v>590</c:v>
                </c:pt>
                <c:pt idx="16">
                  <c:v>660</c:v>
                </c:pt>
                <c:pt idx="17">
                  <c:v>960</c:v>
                </c:pt>
                <c:pt idx="18">
                  <c:v>805</c:v>
                </c:pt>
                <c:pt idx="19">
                  <c:v>690</c:v>
                </c:pt>
                <c:pt idx="20">
                  <c:v>615</c:v>
                </c:pt>
                <c:pt idx="21">
                  <c:v>830</c:v>
                </c:pt>
                <c:pt idx="22">
                  <c:v>535</c:v>
                </c:pt>
                <c:pt idx="23">
                  <c:v>345</c:v>
                </c:pt>
                <c:pt idx="24">
                  <c:v>370</c:v>
                </c:pt>
                <c:pt idx="25">
                  <c:v>540</c:v>
                </c:pt>
                <c:pt idx="26">
                  <c:v>515</c:v>
                </c:pt>
                <c:pt idx="27">
                  <c:v>610</c:v>
                </c:pt>
                <c:pt idx="28">
                  <c:v>660</c:v>
                </c:pt>
                <c:pt idx="29">
                  <c:v>560</c:v>
                </c:pt>
                <c:pt idx="30">
                  <c:v>565</c:v>
                </c:pt>
                <c:pt idx="31">
                  <c:v>490</c:v>
                </c:pt>
                <c:pt idx="32">
                  <c:v>445</c:v>
                </c:pt>
                <c:pt idx="33">
                  <c:v>595</c:v>
                </c:pt>
                <c:pt idx="34">
                  <c:v>570</c:v>
                </c:pt>
                <c:pt idx="35">
                  <c:v>680</c:v>
                </c:pt>
                <c:pt idx="36">
                  <c:v>345</c:v>
                </c:pt>
                <c:pt idx="37">
                  <c:v>660</c:v>
                </c:pt>
                <c:pt idx="38">
                  <c:v>550</c:v>
                </c:pt>
                <c:pt idx="39">
                  <c:v>600</c:v>
                </c:pt>
                <c:pt idx="40">
                  <c:v>565</c:v>
                </c:pt>
                <c:pt idx="41">
                  <c:v>635</c:v>
                </c:pt>
                <c:pt idx="42">
                  <c:v>710</c:v>
                </c:pt>
                <c:pt idx="43">
                  <c:v>635</c:v>
                </c:pt>
                <c:pt idx="44">
                  <c:v>695</c:v>
                </c:pt>
                <c:pt idx="45">
                  <c:v>595</c:v>
                </c:pt>
                <c:pt idx="46">
                  <c:v>715</c:v>
                </c:pt>
                <c:pt idx="47">
                  <c:v>550</c:v>
                </c:pt>
                <c:pt idx="48">
                  <c:v>650</c:v>
                </c:pt>
                <c:pt idx="49">
                  <c:v>715</c:v>
                </c:pt>
                <c:pt idx="50">
                  <c:v>590</c:v>
                </c:pt>
                <c:pt idx="51">
                  <c:v>625</c:v>
                </c:pt>
                <c:pt idx="52">
                  <c:v>620</c:v>
                </c:pt>
                <c:pt idx="53">
                  <c:v>620</c:v>
                </c:pt>
                <c:pt idx="54">
                  <c:v>700</c:v>
                </c:pt>
                <c:pt idx="55">
                  <c:v>655</c:v>
                </c:pt>
                <c:pt idx="56">
                  <c:v>695</c:v>
                </c:pt>
                <c:pt idx="57">
                  <c:v>595</c:v>
                </c:pt>
                <c:pt idx="58">
                  <c:v>655</c:v>
                </c:pt>
                <c:pt idx="59">
                  <c:v>670</c:v>
                </c:pt>
                <c:pt idx="60">
                  <c:v>605</c:v>
                </c:pt>
                <c:pt idx="61">
                  <c:v>650</c:v>
                </c:pt>
                <c:pt idx="62">
                  <c:v>745</c:v>
                </c:pt>
                <c:pt idx="63">
                  <c:v>840</c:v>
                </c:pt>
                <c:pt idx="64">
                  <c:v>820</c:v>
                </c:pt>
                <c:pt idx="65">
                  <c:v>850</c:v>
                </c:pt>
                <c:pt idx="66">
                  <c:v>745</c:v>
                </c:pt>
                <c:pt idx="67">
                  <c:v>595</c:v>
                </c:pt>
                <c:pt idx="68">
                  <c:v>705</c:v>
                </c:pt>
                <c:pt idx="69">
                  <c:v>695</c:v>
                </c:pt>
                <c:pt idx="70">
                  <c:v>770</c:v>
                </c:pt>
                <c:pt idx="71">
                  <c:v>685</c:v>
                </c:pt>
                <c:pt idx="72">
                  <c:v>705</c:v>
                </c:pt>
                <c:pt idx="73">
                  <c:v>715</c:v>
                </c:pt>
                <c:pt idx="74">
                  <c:v>815</c:v>
                </c:pt>
                <c:pt idx="75">
                  <c:v>865</c:v>
                </c:pt>
                <c:pt idx="76">
                  <c:v>850</c:v>
                </c:pt>
                <c:pt idx="77">
                  <c:v>545</c:v>
                </c:pt>
                <c:pt idx="78">
                  <c:v>350</c:v>
                </c:pt>
                <c:pt idx="79">
                  <c:v>530</c:v>
                </c:pt>
                <c:pt idx="80">
                  <c:v>530</c:v>
                </c:pt>
                <c:pt idx="81">
                  <c:v>355</c:v>
                </c:pt>
                <c:pt idx="82">
                  <c:v>405</c:v>
                </c:pt>
                <c:pt idx="83">
                  <c:v>380</c:v>
                </c:pt>
                <c:pt idx="84">
                  <c:v>585</c:v>
                </c:pt>
                <c:pt idx="85">
                  <c:v>585</c:v>
                </c:pt>
                <c:pt idx="86">
                  <c:v>510</c:v>
                </c:pt>
                <c:pt idx="87">
                  <c:v>580</c:v>
                </c:pt>
                <c:pt idx="88">
                  <c:v>535</c:v>
                </c:pt>
                <c:pt idx="89">
                  <c:v>460</c:v>
                </c:pt>
                <c:pt idx="90">
                  <c:v>720</c:v>
                </c:pt>
                <c:pt idx="91">
                  <c:v>545</c:v>
                </c:pt>
                <c:pt idx="92">
                  <c:v>565</c:v>
                </c:pt>
                <c:pt idx="93">
                  <c:v>510</c:v>
                </c:pt>
                <c:pt idx="94">
                  <c:v>565</c:v>
                </c:pt>
                <c:pt idx="95">
                  <c:v>555</c:v>
                </c:pt>
                <c:pt idx="96">
                  <c:v>605</c:v>
                </c:pt>
                <c:pt idx="97">
                  <c:v>555</c:v>
                </c:pt>
                <c:pt idx="98">
                  <c:v>410</c:v>
                </c:pt>
                <c:pt idx="99">
                  <c:v>630</c:v>
                </c:pt>
                <c:pt idx="100">
                  <c:v>605</c:v>
                </c:pt>
                <c:pt idx="101">
                  <c:v>530</c:v>
                </c:pt>
                <c:pt idx="102">
                  <c:v>580</c:v>
                </c:pt>
                <c:pt idx="103">
                  <c:v>545</c:v>
                </c:pt>
                <c:pt idx="104">
                  <c:v>510</c:v>
                </c:pt>
                <c:pt idx="105">
                  <c:v>475</c:v>
                </c:pt>
                <c:pt idx="106">
                  <c:v>375</c:v>
                </c:pt>
                <c:pt idx="107">
                  <c:v>525</c:v>
                </c:pt>
                <c:pt idx="108">
                  <c:v>690</c:v>
                </c:pt>
                <c:pt idx="109">
                  <c:v>685</c:v>
                </c:pt>
                <c:pt idx="110">
                  <c:v>865</c:v>
                </c:pt>
                <c:pt idx="111">
                  <c:v>825</c:v>
                </c:pt>
                <c:pt idx="112">
                  <c:v>530</c:v>
                </c:pt>
                <c:pt idx="113">
                  <c:v>525</c:v>
                </c:pt>
                <c:pt idx="114">
                  <c:v>555</c:v>
                </c:pt>
                <c:pt idx="115">
                  <c:v>570</c:v>
                </c:pt>
                <c:pt idx="116">
                  <c:v>505</c:v>
                </c:pt>
                <c:pt idx="117">
                  <c:v>510</c:v>
                </c:pt>
                <c:pt idx="118">
                  <c:v>625</c:v>
                </c:pt>
                <c:pt idx="119">
                  <c:v>1080</c:v>
                </c:pt>
                <c:pt idx="120">
                  <c:v>365</c:v>
                </c:pt>
                <c:pt idx="121">
                  <c:v>520</c:v>
                </c:pt>
                <c:pt idx="122">
                  <c:v>525</c:v>
                </c:pt>
                <c:pt idx="123">
                  <c:v>380</c:v>
                </c:pt>
                <c:pt idx="124">
                  <c:v>555</c:v>
                </c:pt>
                <c:pt idx="125">
                  <c:v>375</c:v>
                </c:pt>
                <c:pt idx="126">
                  <c:v>605</c:v>
                </c:pt>
                <c:pt idx="127">
                  <c:v>495</c:v>
                </c:pt>
                <c:pt idx="128">
                  <c:v>650</c:v>
                </c:pt>
                <c:pt idx="129">
                  <c:v>405</c:v>
                </c:pt>
                <c:pt idx="130">
                  <c:v>520</c:v>
                </c:pt>
                <c:pt idx="131">
                  <c:v>490</c:v>
                </c:pt>
                <c:pt idx="132">
                  <c:v>505</c:v>
                </c:pt>
                <c:pt idx="133">
                  <c:v>965</c:v>
                </c:pt>
                <c:pt idx="134">
                  <c:v>695</c:v>
                </c:pt>
                <c:pt idx="135">
                  <c:v>370</c:v>
                </c:pt>
                <c:pt idx="136">
                  <c:v>620</c:v>
                </c:pt>
                <c:pt idx="137">
                  <c:v>485</c:v>
                </c:pt>
                <c:pt idx="138">
                  <c:v>515</c:v>
                </c:pt>
                <c:pt idx="139">
                  <c:v>395</c:v>
                </c:pt>
                <c:pt idx="140">
                  <c:v>390</c:v>
                </c:pt>
                <c:pt idx="141">
                  <c:v>615</c:v>
                </c:pt>
                <c:pt idx="142">
                  <c:v>350</c:v>
                </c:pt>
                <c:pt idx="143">
                  <c:v>585</c:v>
                </c:pt>
                <c:pt idx="144">
                  <c:v>880</c:v>
                </c:pt>
                <c:pt idx="145">
                  <c:v>685</c:v>
                </c:pt>
                <c:pt idx="146">
                  <c:v>505</c:v>
                </c:pt>
                <c:pt idx="147">
                  <c:v>710</c:v>
                </c:pt>
                <c:pt idx="148">
                  <c:v>450</c:v>
                </c:pt>
                <c:pt idx="149">
                  <c:v>520</c:v>
                </c:pt>
                <c:pt idx="150">
                  <c:v>670</c:v>
                </c:pt>
                <c:pt idx="151">
                  <c:v>480</c:v>
                </c:pt>
                <c:pt idx="152">
                  <c:v>470</c:v>
                </c:pt>
                <c:pt idx="153">
                  <c:v>660</c:v>
                </c:pt>
                <c:pt idx="154">
                  <c:v>475</c:v>
                </c:pt>
                <c:pt idx="155">
                  <c:v>665</c:v>
                </c:pt>
                <c:pt idx="156">
                  <c:v>440</c:v>
                </c:pt>
                <c:pt idx="157">
                  <c:v>675</c:v>
                </c:pt>
                <c:pt idx="158">
                  <c:v>640</c:v>
                </c:pt>
                <c:pt idx="159">
                  <c:v>600</c:v>
                </c:pt>
                <c:pt idx="160">
                  <c:v>480</c:v>
                </c:pt>
                <c:pt idx="161">
                  <c:v>450</c:v>
                </c:pt>
                <c:pt idx="162">
                  <c:v>435</c:v>
                </c:pt>
                <c:pt idx="163">
                  <c:v>465</c:v>
                </c:pt>
                <c:pt idx="164">
                  <c:v>630</c:v>
                </c:pt>
                <c:pt idx="165">
                  <c:v>775</c:v>
                </c:pt>
                <c:pt idx="166">
                  <c:v>750</c:v>
                </c:pt>
                <c:pt idx="167">
                  <c:v>645</c:v>
                </c:pt>
                <c:pt idx="168">
                  <c:v>615</c:v>
                </c:pt>
                <c:pt idx="169">
                  <c:v>680</c:v>
                </c:pt>
                <c:pt idx="170">
                  <c:v>495</c:v>
                </c:pt>
                <c:pt idx="171">
                  <c:v>520</c:v>
                </c:pt>
                <c:pt idx="172">
                  <c:v>810</c:v>
                </c:pt>
                <c:pt idx="173">
                  <c:v>505</c:v>
                </c:pt>
                <c:pt idx="174">
                  <c:v>820</c:v>
                </c:pt>
                <c:pt idx="175">
                  <c:v>540</c:v>
                </c:pt>
                <c:pt idx="176">
                  <c:v>680</c:v>
                </c:pt>
                <c:pt idx="177">
                  <c:v>615</c:v>
                </c:pt>
                <c:pt idx="178">
                  <c:v>495</c:v>
                </c:pt>
                <c:pt idx="179">
                  <c:v>395</c:v>
                </c:pt>
                <c:pt idx="180">
                  <c:v>410</c:v>
                </c:pt>
                <c:pt idx="181">
                  <c:v>645</c:v>
                </c:pt>
                <c:pt idx="182">
                  <c:v>475</c:v>
                </c:pt>
                <c:pt idx="183">
                  <c:v>740</c:v>
                </c:pt>
                <c:pt idx="184">
                  <c:v>390</c:v>
                </c:pt>
                <c:pt idx="185">
                  <c:v>610</c:v>
                </c:pt>
                <c:pt idx="186">
                  <c:v>420</c:v>
                </c:pt>
                <c:pt idx="187">
                  <c:v>535</c:v>
                </c:pt>
                <c:pt idx="188">
                  <c:v>690</c:v>
                </c:pt>
                <c:pt idx="189">
                  <c:v>495</c:v>
                </c:pt>
                <c:pt idx="190">
                  <c:v>500</c:v>
                </c:pt>
                <c:pt idx="191">
                  <c:v>515</c:v>
                </c:pt>
                <c:pt idx="192">
                  <c:v>500</c:v>
                </c:pt>
                <c:pt idx="193">
                  <c:v>680</c:v>
                </c:pt>
                <c:pt idx="194">
                  <c:v>730</c:v>
                </c:pt>
                <c:pt idx="195">
                  <c:v>500</c:v>
                </c:pt>
                <c:pt idx="196">
                  <c:v>590</c:v>
                </c:pt>
                <c:pt idx="197">
                  <c:v>400</c:v>
                </c:pt>
                <c:pt idx="198">
                  <c:v>365</c:v>
                </c:pt>
                <c:pt idx="199">
                  <c:v>385</c:v>
                </c:pt>
                <c:pt idx="200">
                  <c:v>580</c:v>
                </c:pt>
                <c:pt idx="201">
                  <c:v>630</c:v>
                </c:pt>
                <c:pt idx="202">
                  <c:v>455</c:v>
                </c:pt>
                <c:pt idx="203">
                  <c:v>575</c:v>
                </c:pt>
                <c:pt idx="204">
                  <c:v>620</c:v>
                </c:pt>
                <c:pt idx="205">
                  <c:v>715</c:v>
                </c:pt>
                <c:pt idx="206">
                  <c:v>525</c:v>
                </c:pt>
                <c:pt idx="207">
                  <c:v>575</c:v>
                </c:pt>
                <c:pt idx="208">
                  <c:v>590</c:v>
                </c:pt>
                <c:pt idx="209">
                  <c:v>500</c:v>
                </c:pt>
                <c:pt idx="210">
                  <c:v>535</c:v>
                </c:pt>
                <c:pt idx="211">
                  <c:v>575</c:v>
                </c:pt>
                <c:pt idx="212">
                  <c:v>560</c:v>
                </c:pt>
                <c:pt idx="213">
                  <c:v>485</c:v>
                </c:pt>
                <c:pt idx="214">
                  <c:v>550</c:v>
                </c:pt>
                <c:pt idx="215">
                  <c:v>475</c:v>
                </c:pt>
              </c:numCache>
            </c:numRef>
          </c:yVal>
          <c:smooth val="0"/>
          <c:extLst>
            <c:ext xmlns:c16="http://schemas.microsoft.com/office/drawing/2014/chart" uri="{C3380CC4-5D6E-409C-BE32-E72D297353CC}">
              <c16:uniqueId val="{00000001-110A-41B3-8630-45750718F582}"/>
            </c:ext>
          </c:extLst>
        </c:ser>
        <c:dLbls>
          <c:showLegendKey val="0"/>
          <c:showVal val="0"/>
          <c:showCatName val="0"/>
          <c:showSerName val="0"/>
          <c:showPercent val="0"/>
          <c:showBubbleSize val="0"/>
        </c:dLbls>
        <c:axId val="93489024"/>
        <c:axId val="93512064"/>
      </c:scatterChart>
      <c:valAx>
        <c:axId val="93489024"/>
        <c:scaling>
          <c:orientation val="minMax"/>
        </c:scaling>
        <c:delete val="0"/>
        <c:axPos val="b"/>
        <c:title>
          <c:tx>
            <c:rich>
              <a:bodyPr/>
              <a:lstStyle/>
              <a:p>
                <a:pPr>
                  <a:defRPr/>
                </a:pPr>
                <a:r>
                  <a:rPr lang="en-US"/>
                  <a:t>Snout length (mm)</a:t>
                </a:r>
              </a:p>
            </c:rich>
          </c:tx>
          <c:overlay val="0"/>
        </c:title>
        <c:numFmt formatCode="General" sourceLinked="1"/>
        <c:majorTickMark val="out"/>
        <c:minorTickMark val="none"/>
        <c:tickLblPos val="nextTo"/>
        <c:crossAx val="93512064"/>
        <c:crosses val="autoZero"/>
        <c:crossBetween val="midCat"/>
      </c:valAx>
      <c:valAx>
        <c:axId val="93512064"/>
        <c:scaling>
          <c:orientation val="minMax"/>
        </c:scaling>
        <c:delete val="0"/>
        <c:axPos val="l"/>
        <c:majorGridlines/>
        <c:title>
          <c:tx>
            <c:rich>
              <a:bodyPr rot="-5400000" vert="horz"/>
              <a:lstStyle/>
              <a:p>
                <a:pPr>
                  <a:defRPr/>
                </a:pPr>
                <a:r>
                  <a:rPr lang="en-US"/>
                  <a:t>Fork length (mm to closest 1/2cm)</a:t>
                </a:r>
              </a:p>
            </c:rich>
          </c:tx>
          <c:overlay val="0"/>
        </c:title>
        <c:numFmt formatCode="General" sourceLinked="1"/>
        <c:majorTickMark val="out"/>
        <c:minorTickMark val="none"/>
        <c:tickLblPos val="nextTo"/>
        <c:crossAx val="93489024"/>
        <c:crosses val="autoZero"/>
        <c:crossBetween val="midCat"/>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a:t>
            </a:r>
            <a:r>
              <a:rPr lang="en-US" baseline="0"/>
              <a:t> post orbital to preoperculum length vs fork length n=426, r=0.965</a:t>
            </a:r>
            <a:endParaRPr lang="en-US"/>
          </a:p>
        </c:rich>
      </c:tx>
      <c:overlay val="0"/>
    </c:title>
    <c:autoTitleDeleted val="0"/>
    <c:plotArea>
      <c:layout/>
      <c:scatterChart>
        <c:scatterStyle val="lineMarker"/>
        <c:varyColors val="0"/>
        <c:ser>
          <c:idx val="0"/>
          <c:order val="0"/>
          <c:tx>
            <c:v>MALE</c:v>
          </c:tx>
          <c:spPr>
            <a:ln w="28575">
              <a:noFill/>
            </a:ln>
          </c:spPr>
          <c:marker>
            <c:symbol val="diamond"/>
            <c:size val="4"/>
          </c:marker>
          <c:xVal>
            <c:numRef>
              <c:f>PreOperculum!$C$218:$C$439</c:f>
              <c:numCache>
                <c:formatCode>General</c:formatCode>
                <c:ptCount val="222"/>
                <c:pt idx="0">
                  <c:v>32.1</c:v>
                </c:pt>
                <c:pt idx="1">
                  <c:v>32.18</c:v>
                </c:pt>
                <c:pt idx="2">
                  <c:v>33.61</c:v>
                </c:pt>
                <c:pt idx="3">
                  <c:v>26.91</c:v>
                </c:pt>
                <c:pt idx="4">
                  <c:v>39.82</c:v>
                </c:pt>
                <c:pt idx="5">
                  <c:v>33</c:v>
                </c:pt>
                <c:pt idx="6">
                  <c:v>36.590000000000003</c:v>
                </c:pt>
                <c:pt idx="7">
                  <c:v>26.85</c:v>
                </c:pt>
                <c:pt idx="8">
                  <c:v>27.81</c:v>
                </c:pt>
                <c:pt idx="9">
                  <c:v>28.16</c:v>
                </c:pt>
                <c:pt idx="10">
                  <c:v>38.11</c:v>
                </c:pt>
                <c:pt idx="11">
                  <c:v>36.81</c:v>
                </c:pt>
                <c:pt idx="12">
                  <c:v>39.28</c:v>
                </c:pt>
                <c:pt idx="13">
                  <c:v>33.25</c:v>
                </c:pt>
                <c:pt idx="14">
                  <c:v>35.479999999999997</c:v>
                </c:pt>
                <c:pt idx="15">
                  <c:v>31.22</c:v>
                </c:pt>
                <c:pt idx="16">
                  <c:v>34.729999999999997</c:v>
                </c:pt>
                <c:pt idx="17">
                  <c:v>35.46</c:v>
                </c:pt>
                <c:pt idx="18">
                  <c:v>26.66</c:v>
                </c:pt>
                <c:pt idx="19">
                  <c:v>31.88</c:v>
                </c:pt>
                <c:pt idx="20">
                  <c:v>20.91</c:v>
                </c:pt>
                <c:pt idx="21">
                  <c:v>30.28</c:v>
                </c:pt>
                <c:pt idx="22">
                  <c:v>29.6</c:v>
                </c:pt>
                <c:pt idx="23">
                  <c:v>33.18</c:v>
                </c:pt>
                <c:pt idx="24">
                  <c:v>30</c:v>
                </c:pt>
                <c:pt idx="25">
                  <c:v>18.850000000000001</c:v>
                </c:pt>
                <c:pt idx="26">
                  <c:v>30.82</c:v>
                </c:pt>
                <c:pt idx="27">
                  <c:v>30.14</c:v>
                </c:pt>
                <c:pt idx="28">
                  <c:v>29.63</c:v>
                </c:pt>
                <c:pt idx="29">
                  <c:v>37.67</c:v>
                </c:pt>
                <c:pt idx="30">
                  <c:v>39.630000000000003</c:v>
                </c:pt>
                <c:pt idx="31">
                  <c:v>16.78</c:v>
                </c:pt>
                <c:pt idx="32">
                  <c:v>16.27</c:v>
                </c:pt>
                <c:pt idx="33">
                  <c:v>33.44</c:v>
                </c:pt>
                <c:pt idx="34">
                  <c:v>32.18</c:v>
                </c:pt>
                <c:pt idx="35">
                  <c:v>29.64</c:v>
                </c:pt>
                <c:pt idx="36">
                  <c:v>35.299999999999997</c:v>
                </c:pt>
                <c:pt idx="37">
                  <c:v>31.96</c:v>
                </c:pt>
                <c:pt idx="38">
                  <c:v>30.33</c:v>
                </c:pt>
                <c:pt idx="39">
                  <c:v>26.68</c:v>
                </c:pt>
                <c:pt idx="40">
                  <c:v>31.98</c:v>
                </c:pt>
                <c:pt idx="41">
                  <c:v>34.200000000000003</c:v>
                </c:pt>
                <c:pt idx="42">
                  <c:v>29.06</c:v>
                </c:pt>
                <c:pt idx="43">
                  <c:v>33.74</c:v>
                </c:pt>
                <c:pt idx="44">
                  <c:v>41.45</c:v>
                </c:pt>
                <c:pt idx="45">
                  <c:v>23.77</c:v>
                </c:pt>
                <c:pt idx="46">
                  <c:v>23.75</c:v>
                </c:pt>
                <c:pt idx="47">
                  <c:v>37.130000000000003</c:v>
                </c:pt>
                <c:pt idx="48">
                  <c:v>36.31</c:v>
                </c:pt>
                <c:pt idx="49">
                  <c:v>33.85</c:v>
                </c:pt>
                <c:pt idx="50">
                  <c:v>31.33</c:v>
                </c:pt>
                <c:pt idx="51">
                  <c:v>35.380000000000003</c:v>
                </c:pt>
                <c:pt idx="52">
                  <c:v>36.58</c:v>
                </c:pt>
                <c:pt idx="53">
                  <c:v>37.590000000000003</c:v>
                </c:pt>
                <c:pt idx="54">
                  <c:v>30.69</c:v>
                </c:pt>
                <c:pt idx="55">
                  <c:v>30.35</c:v>
                </c:pt>
                <c:pt idx="56">
                  <c:v>28.36</c:v>
                </c:pt>
                <c:pt idx="57">
                  <c:v>26.26</c:v>
                </c:pt>
                <c:pt idx="58">
                  <c:v>35.67</c:v>
                </c:pt>
                <c:pt idx="59">
                  <c:v>26.5</c:v>
                </c:pt>
                <c:pt idx="60">
                  <c:v>37.700000000000003</c:v>
                </c:pt>
                <c:pt idx="61">
                  <c:v>34.630000000000003</c:v>
                </c:pt>
                <c:pt idx="62">
                  <c:v>32.74</c:v>
                </c:pt>
                <c:pt idx="63">
                  <c:v>28.77</c:v>
                </c:pt>
                <c:pt idx="64">
                  <c:v>25.44</c:v>
                </c:pt>
                <c:pt idx="65">
                  <c:v>29.03</c:v>
                </c:pt>
                <c:pt idx="66">
                  <c:v>31.6</c:v>
                </c:pt>
                <c:pt idx="67">
                  <c:v>31.77</c:v>
                </c:pt>
                <c:pt idx="68">
                  <c:v>34.229999999999997</c:v>
                </c:pt>
                <c:pt idx="69">
                  <c:v>28.11</c:v>
                </c:pt>
                <c:pt idx="70">
                  <c:v>37.75</c:v>
                </c:pt>
                <c:pt idx="71">
                  <c:v>29.03</c:v>
                </c:pt>
                <c:pt idx="72">
                  <c:v>33.049999999999997</c:v>
                </c:pt>
                <c:pt idx="73">
                  <c:v>36</c:v>
                </c:pt>
                <c:pt idx="74">
                  <c:v>40.549999999999997</c:v>
                </c:pt>
                <c:pt idx="75">
                  <c:v>32.31</c:v>
                </c:pt>
                <c:pt idx="76">
                  <c:v>39.33</c:v>
                </c:pt>
                <c:pt idx="77">
                  <c:v>31.07</c:v>
                </c:pt>
                <c:pt idx="78">
                  <c:v>36.49</c:v>
                </c:pt>
                <c:pt idx="79">
                  <c:v>33.99</c:v>
                </c:pt>
                <c:pt idx="80">
                  <c:v>31.24</c:v>
                </c:pt>
                <c:pt idx="81">
                  <c:v>24.68</c:v>
                </c:pt>
                <c:pt idx="82">
                  <c:v>34.590000000000003</c:v>
                </c:pt>
                <c:pt idx="83">
                  <c:v>32.9</c:v>
                </c:pt>
                <c:pt idx="84">
                  <c:v>27.38</c:v>
                </c:pt>
                <c:pt idx="85">
                  <c:v>39.03</c:v>
                </c:pt>
                <c:pt idx="86">
                  <c:v>30.62</c:v>
                </c:pt>
                <c:pt idx="87">
                  <c:v>39.76</c:v>
                </c:pt>
                <c:pt idx="88">
                  <c:v>37.04</c:v>
                </c:pt>
                <c:pt idx="89">
                  <c:v>38.54</c:v>
                </c:pt>
                <c:pt idx="90">
                  <c:v>33.68</c:v>
                </c:pt>
                <c:pt idx="91">
                  <c:v>30.44</c:v>
                </c:pt>
                <c:pt idx="92">
                  <c:v>28.04</c:v>
                </c:pt>
                <c:pt idx="93">
                  <c:v>38.81</c:v>
                </c:pt>
                <c:pt idx="94">
                  <c:v>37.46</c:v>
                </c:pt>
                <c:pt idx="95">
                  <c:v>39.950000000000003</c:v>
                </c:pt>
                <c:pt idx="96">
                  <c:v>29.98</c:v>
                </c:pt>
                <c:pt idx="97">
                  <c:v>34.92</c:v>
                </c:pt>
                <c:pt idx="98">
                  <c:v>33.770000000000003</c:v>
                </c:pt>
                <c:pt idx="99">
                  <c:v>35.74</c:v>
                </c:pt>
                <c:pt idx="100">
                  <c:v>30.35</c:v>
                </c:pt>
                <c:pt idx="101">
                  <c:v>9.89</c:v>
                </c:pt>
                <c:pt idx="102">
                  <c:v>11.33</c:v>
                </c:pt>
                <c:pt idx="103">
                  <c:v>12.23</c:v>
                </c:pt>
                <c:pt idx="104">
                  <c:v>12.03</c:v>
                </c:pt>
                <c:pt idx="105">
                  <c:v>12.9</c:v>
                </c:pt>
                <c:pt idx="106">
                  <c:v>12</c:v>
                </c:pt>
                <c:pt idx="107">
                  <c:v>12.49</c:v>
                </c:pt>
                <c:pt idx="115">
                  <c:v>29.59</c:v>
                </c:pt>
                <c:pt idx="116">
                  <c:v>28.2</c:v>
                </c:pt>
                <c:pt idx="117">
                  <c:v>30.37</c:v>
                </c:pt>
                <c:pt idx="118">
                  <c:v>22.43</c:v>
                </c:pt>
                <c:pt idx="119">
                  <c:v>27.56</c:v>
                </c:pt>
                <c:pt idx="120">
                  <c:v>29.77</c:v>
                </c:pt>
                <c:pt idx="121">
                  <c:v>21.2</c:v>
                </c:pt>
                <c:pt idx="122">
                  <c:v>24.19</c:v>
                </c:pt>
                <c:pt idx="123">
                  <c:v>43.16</c:v>
                </c:pt>
                <c:pt idx="124">
                  <c:v>32.68</c:v>
                </c:pt>
                <c:pt idx="125">
                  <c:v>28.32</c:v>
                </c:pt>
                <c:pt idx="126">
                  <c:v>25.34</c:v>
                </c:pt>
                <c:pt idx="127">
                  <c:v>27.28</c:v>
                </c:pt>
                <c:pt idx="128">
                  <c:v>24.74</c:v>
                </c:pt>
                <c:pt idx="129">
                  <c:v>32.81</c:v>
                </c:pt>
                <c:pt idx="130">
                  <c:v>29.86</c:v>
                </c:pt>
                <c:pt idx="131">
                  <c:v>33.909999999999997</c:v>
                </c:pt>
                <c:pt idx="132">
                  <c:v>31.12</c:v>
                </c:pt>
                <c:pt idx="133">
                  <c:v>33</c:v>
                </c:pt>
                <c:pt idx="134">
                  <c:v>17</c:v>
                </c:pt>
                <c:pt idx="135">
                  <c:v>30.12</c:v>
                </c:pt>
                <c:pt idx="136">
                  <c:v>22.4</c:v>
                </c:pt>
                <c:pt idx="137">
                  <c:v>31.65</c:v>
                </c:pt>
                <c:pt idx="138">
                  <c:v>28.85</c:v>
                </c:pt>
                <c:pt idx="139">
                  <c:v>24.89</c:v>
                </c:pt>
                <c:pt idx="140">
                  <c:v>23.12</c:v>
                </c:pt>
                <c:pt idx="141">
                  <c:v>37.700000000000003</c:v>
                </c:pt>
                <c:pt idx="142">
                  <c:v>35.909999999999997</c:v>
                </c:pt>
                <c:pt idx="143">
                  <c:v>36.79</c:v>
                </c:pt>
                <c:pt idx="144">
                  <c:v>34.43</c:v>
                </c:pt>
                <c:pt idx="145">
                  <c:v>20.48</c:v>
                </c:pt>
                <c:pt idx="146">
                  <c:v>36.24</c:v>
                </c:pt>
                <c:pt idx="147">
                  <c:v>34.21</c:v>
                </c:pt>
                <c:pt idx="148">
                  <c:v>27.1</c:v>
                </c:pt>
                <c:pt idx="149">
                  <c:v>25.91</c:v>
                </c:pt>
                <c:pt idx="150">
                  <c:v>34.53</c:v>
                </c:pt>
                <c:pt idx="151">
                  <c:v>19.420000000000002</c:v>
                </c:pt>
                <c:pt idx="152">
                  <c:v>36.06</c:v>
                </c:pt>
                <c:pt idx="153">
                  <c:v>19.579999999999998</c:v>
                </c:pt>
                <c:pt idx="154">
                  <c:v>42.52</c:v>
                </c:pt>
                <c:pt idx="155">
                  <c:v>35</c:v>
                </c:pt>
                <c:pt idx="156">
                  <c:v>23.92</c:v>
                </c:pt>
                <c:pt idx="157">
                  <c:v>27.55</c:v>
                </c:pt>
                <c:pt idx="158">
                  <c:v>30.46</c:v>
                </c:pt>
                <c:pt idx="159">
                  <c:v>40.54</c:v>
                </c:pt>
                <c:pt idx="160">
                  <c:v>45.41</c:v>
                </c:pt>
                <c:pt idx="161">
                  <c:v>29.85</c:v>
                </c:pt>
                <c:pt idx="162">
                  <c:v>35.6</c:v>
                </c:pt>
                <c:pt idx="163">
                  <c:v>40.22</c:v>
                </c:pt>
                <c:pt idx="164">
                  <c:v>43.58</c:v>
                </c:pt>
                <c:pt idx="165">
                  <c:v>35.85</c:v>
                </c:pt>
                <c:pt idx="166">
                  <c:v>27.23</c:v>
                </c:pt>
                <c:pt idx="167">
                  <c:v>41.37</c:v>
                </c:pt>
                <c:pt idx="168">
                  <c:v>23.58</c:v>
                </c:pt>
                <c:pt idx="169">
                  <c:v>29.35</c:v>
                </c:pt>
                <c:pt idx="170">
                  <c:v>23.83</c:v>
                </c:pt>
                <c:pt idx="171">
                  <c:v>25.5</c:v>
                </c:pt>
                <c:pt idx="172">
                  <c:v>42.12</c:v>
                </c:pt>
                <c:pt idx="173">
                  <c:v>28.03</c:v>
                </c:pt>
                <c:pt idx="174">
                  <c:v>40.01</c:v>
                </c:pt>
                <c:pt idx="175">
                  <c:v>26.5</c:v>
                </c:pt>
                <c:pt idx="176">
                  <c:v>43.63</c:v>
                </c:pt>
                <c:pt idx="177">
                  <c:v>23.97</c:v>
                </c:pt>
                <c:pt idx="178">
                  <c:v>32.17</c:v>
                </c:pt>
                <c:pt idx="179">
                  <c:v>30.08</c:v>
                </c:pt>
                <c:pt idx="180">
                  <c:v>29.69</c:v>
                </c:pt>
                <c:pt idx="181">
                  <c:v>31.26</c:v>
                </c:pt>
                <c:pt idx="182">
                  <c:v>26.04</c:v>
                </c:pt>
                <c:pt idx="183">
                  <c:v>29.84</c:v>
                </c:pt>
                <c:pt idx="184">
                  <c:v>19.690000000000001</c:v>
                </c:pt>
                <c:pt idx="185">
                  <c:v>26.91</c:v>
                </c:pt>
                <c:pt idx="186">
                  <c:v>31.34</c:v>
                </c:pt>
                <c:pt idx="187">
                  <c:v>17.63</c:v>
                </c:pt>
                <c:pt idx="188">
                  <c:v>20.03</c:v>
                </c:pt>
                <c:pt idx="189">
                  <c:v>19.809999999999999</c:v>
                </c:pt>
                <c:pt idx="190">
                  <c:v>20.68</c:v>
                </c:pt>
                <c:pt idx="191">
                  <c:v>32.090000000000003</c:v>
                </c:pt>
                <c:pt idx="192">
                  <c:v>25.3</c:v>
                </c:pt>
                <c:pt idx="193">
                  <c:v>24.6</c:v>
                </c:pt>
                <c:pt idx="194">
                  <c:v>31.32</c:v>
                </c:pt>
                <c:pt idx="195">
                  <c:v>28.56</c:v>
                </c:pt>
                <c:pt idx="196">
                  <c:v>25.38</c:v>
                </c:pt>
                <c:pt idx="197">
                  <c:v>28.73</c:v>
                </c:pt>
                <c:pt idx="198">
                  <c:v>24.35</c:v>
                </c:pt>
                <c:pt idx="199">
                  <c:v>26.05</c:v>
                </c:pt>
                <c:pt idx="200">
                  <c:v>35.51</c:v>
                </c:pt>
                <c:pt idx="201">
                  <c:v>32.6</c:v>
                </c:pt>
                <c:pt idx="202">
                  <c:v>31.97</c:v>
                </c:pt>
                <c:pt idx="203">
                  <c:v>41.57</c:v>
                </c:pt>
                <c:pt idx="204">
                  <c:v>40.909999999999997</c:v>
                </c:pt>
                <c:pt idx="205">
                  <c:v>28.71</c:v>
                </c:pt>
                <c:pt idx="206">
                  <c:v>30.89</c:v>
                </c:pt>
                <c:pt idx="207">
                  <c:v>28.6</c:v>
                </c:pt>
                <c:pt idx="208">
                  <c:v>28.37</c:v>
                </c:pt>
                <c:pt idx="209">
                  <c:v>28.7</c:v>
                </c:pt>
                <c:pt idx="210">
                  <c:v>19.690000000000001</c:v>
                </c:pt>
                <c:pt idx="211">
                  <c:v>31.94</c:v>
                </c:pt>
                <c:pt idx="212">
                  <c:v>29.84</c:v>
                </c:pt>
                <c:pt idx="213">
                  <c:v>29.72</c:v>
                </c:pt>
                <c:pt idx="214">
                  <c:v>23.56</c:v>
                </c:pt>
                <c:pt idx="215">
                  <c:v>27.33</c:v>
                </c:pt>
                <c:pt idx="216">
                  <c:v>33.9</c:v>
                </c:pt>
                <c:pt idx="217">
                  <c:v>36.479999999999997</c:v>
                </c:pt>
                <c:pt idx="218">
                  <c:v>29.9</c:v>
                </c:pt>
                <c:pt idx="219">
                  <c:v>24.57</c:v>
                </c:pt>
                <c:pt idx="220">
                  <c:v>20.97</c:v>
                </c:pt>
                <c:pt idx="221">
                  <c:v>35.090000000000003</c:v>
                </c:pt>
              </c:numCache>
            </c:numRef>
          </c:xVal>
          <c:yVal>
            <c:numRef>
              <c:f>PreOperculum!$D$218:$D$439</c:f>
              <c:numCache>
                <c:formatCode>General</c:formatCode>
                <c:ptCount val="222"/>
                <c:pt idx="0">
                  <c:v>585</c:v>
                </c:pt>
                <c:pt idx="1">
                  <c:v>660</c:v>
                </c:pt>
                <c:pt idx="2">
                  <c:v>590</c:v>
                </c:pt>
                <c:pt idx="3">
                  <c:v>570</c:v>
                </c:pt>
                <c:pt idx="4">
                  <c:v>740</c:v>
                </c:pt>
                <c:pt idx="5">
                  <c:v>615</c:v>
                </c:pt>
                <c:pt idx="6">
                  <c:v>620</c:v>
                </c:pt>
                <c:pt idx="7">
                  <c:v>470</c:v>
                </c:pt>
                <c:pt idx="8">
                  <c:v>525</c:v>
                </c:pt>
                <c:pt idx="9">
                  <c:v>510</c:v>
                </c:pt>
                <c:pt idx="10">
                  <c:v>705</c:v>
                </c:pt>
                <c:pt idx="11">
                  <c:v>655</c:v>
                </c:pt>
                <c:pt idx="12">
                  <c:v>740</c:v>
                </c:pt>
                <c:pt idx="13">
                  <c:v>635</c:v>
                </c:pt>
                <c:pt idx="14">
                  <c:v>645</c:v>
                </c:pt>
                <c:pt idx="15">
                  <c:v>545</c:v>
                </c:pt>
                <c:pt idx="16">
                  <c:v>640</c:v>
                </c:pt>
                <c:pt idx="17">
                  <c:v>660</c:v>
                </c:pt>
                <c:pt idx="18">
                  <c:v>535</c:v>
                </c:pt>
                <c:pt idx="19">
                  <c:v>555</c:v>
                </c:pt>
                <c:pt idx="20">
                  <c:v>380</c:v>
                </c:pt>
                <c:pt idx="21">
                  <c:v>510</c:v>
                </c:pt>
                <c:pt idx="22">
                  <c:v>525</c:v>
                </c:pt>
                <c:pt idx="23">
                  <c:v>595</c:v>
                </c:pt>
                <c:pt idx="24">
                  <c:v>530</c:v>
                </c:pt>
                <c:pt idx="25">
                  <c:v>360</c:v>
                </c:pt>
                <c:pt idx="26">
                  <c:v>560</c:v>
                </c:pt>
                <c:pt idx="27">
                  <c:v>545</c:v>
                </c:pt>
                <c:pt idx="28">
                  <c:v>575</c:v>
                </c:pt>
                <c:pt idx="29">
                  <c:v>675</c:v>
                </c:pt>
                <c:pt idx="30">
                  <c:v>650</c:v>
                </c:pt>
                <c:pt idx="31">
                  <c:v>350</c:v>
                </c:pt>
                <c:pt idx="32">
                  <c:v>340</c:v>
                </c:pt>
                <c:pt idx="33">
                  <c:v>610</c:v>
                </c:pt>
                <c:pt idx="34">
                  <c:v>605</c:v>
                </c:pt>
                <c:pt idx="35">
                  <c:v>565</c:v>
                </c:pt>
                <c:pt idx="36">
                  <c:v>605</c:v>
                </c:pt>
                <c:pt idx="37">
                  <c:v>550</c:v>
                </c:pt>
                <c:pt idx="38">
                  <c:v>555</c:v>
                </c:pt>
                <c:pt idx="39">
                  <c:v>500</c:v>
                </c:pt>
                <c:pt idx="40">
                  <c:v>585</c:v>
                </c:pt>
                <c:pt idx="41">
                  <c:v>605</c:v>
                </c:pt>
                <c:pt idx="42">
                  <c:v>565</c:v>
                </c:pt>
                <c:pt idx="43">
                  <c:v>565</c:v>
                </c:pt>
                <c:pt idx="44">
                  <c:v>705</c:v>
                </c:pt>
                <c:pt idx="45">
                  <c:v>495</c:v>
                </c:pt>
                <c:pt idx="46">
                  <c:v>455</c:v>
                </c:pt>
                <c:pt idx="47">
                  <c:v>725</c:v>
                </c:pt>
                <c:pt idx="48">
                  <c:v>695</c:v>
                </c:pt>
                <c:pt idx="49">
                  <c:v>640</c:v>
                </c:pt>
                <c:pt idx="50">
                  <c:v>670</c:v>
                </c:pt>
                <c:pt idx="51">
                  <c:v>645</c:v>
                </c:pt>
                <c:pt idx="52">
                  <c:v>655</c:v>
                </c:pt>
                <c:pt idx="53">
                  <c:v>700</c:v>
                </c:pt>
                <c:pt idx="54">
                  <c:v>600</c:v>
                </c:pt>
                <c:pt idx="55">
                  <c:v>575</c:v>
                </c:pt>
                <c:pt idx="56">
                  <c:v>540</c:v>
                </c:pt>
                <c:pt idx="57">
                  <c:v>520</c:v>
                </c:pt>
                <c:pt idx="58">
                  <c:v>695</c:v>
                </c:pt>
                <c:pt idx="59">
                  <c:v>580</c:v>
                </c:pt>
                <c:pt idx="60">
                  <c:v>670</c:v>
                </c:pt>
                <c:pt idx="61">
                  <c:v>645</c:v>
                </c:pt>
                <c:pt idx="62">
                  <c:v>610</c:v>
                </c:pt>
                <c:pt idx="63">
                  <c:v>555</c:v>
                </c:pt>
                <c:pt idx="64">
                  <c:v>560</c:v>
                </c:pt>
                <c:pt idx="65">
                  <c:v>510</c:v>
                </c:pt>
                <c:pt idx="66">
                  <c:v>625</c:v>
                </c:pt>
                <c:pt idx="67">
                  <c:v>605</c:v>
                </c:pt>
                <c:pt idx="68">
                  <c:v>665</c:v>
                </c:pt>
                <c:pt idx="69">
                  <c:v>595</c:v>
                </c:pt>
                <c:pt idx="70">
                  <c:v>675</c:v>
                </c:pt>
                <c:pt idx="71">
                  <c:v>540</c:v>
                </c:pt>
                <c:pt idx="72">
                  <c:v>635</c:v>
                </c:pt>
                <c:pt idx="73">
                  <c:v>680</c:v>
                </c:pt>
                <c:pt idx="74">
                  <c:v>755</c:v>
                </c:pt>
                <c:pt idx="75">
                  <c:v>620</c:v>
                </c:pt>
                <c:pt idx="76">
                  <c:v>720</c:v>
                </c:pt>
                <c:pt idx="77">
                  <c:v>610</c:v>
                </c:pt>
                <c:pt idx="78">
                  <c:v>685</c:v>
                </c:pt>
                <c:pt idx="79">
                  <c:v>635</c:v>
                </c:pt>
                <c:pt idx="80">
                  <c:v>620</c:v>
                </c:pt>
                <c:pt idx="81">
                  <c:v>495</c:v>
                </c:pt>
                <c:pt idx="82">
                  <c:v>650</c:v>
                </c:pt>
                <c:pt idx="83">
                  <c:v>625</c:v>
                </c:pt>
                <c:pt idx="84">
                  <c:v>550</c:v>
                </c:pt>
                <c:pt idx="85">
                  <c:v>700</c:v>
                </c:pt>
                <c:pt idx="86">
                  <c:v>550</c:v>
                </c:pt>
                <c:pt idx="87">
                  <c:v>640</c:v>
                </c:pt>
                <c:pt idx="88">
                  <c:v>650</c:v>
                </c:pt>
                <c:pt idx="89">
                  <c:v>645</c:v>
                </c:pt>
                <c:pt idx="90">
                  <c:v>600</c:v>
                </c:pt>
                <c:pt idx="91">
                  <c:v>510</c:v>
                </c:pt>
                <c:pt idx="92">
                  <c:v>545</c:v>
                </c:pt>
                <c:pt idx="93">
                  <c:v>675</c:v>
                </c:pt>
                <c:pt idx="94">
                  <c:v>630</c:v>
                </c:pt>
                <c:pt idx="95">
                  <c:v>670</c:v>
                </c:pt>
                <c:pt idx="96">
                  <c:v>545</c:v>
                </c:pt>
                <c:pt idx="97">
                  <c:v>615</c:v>
                </c:pt>
                <c:pt idx="98">
                  <c:v>570</c:v>
                </c:pt>
                <c:pt idx="99">
                  <c:v>680</c:v>
                </c:pt>
                <c:pt idx="100">
                  <c:v>560</c:v>
                </c:pt>
                <c:pt idx="101">
                  <c:v>240</c:v>
                </c:pt>
                <c:pt idx="102">
                  <c:v>260</c:v>
                </c:pt>
                <c:pt idx="103">
                  <c:v>240</c:v>
                </c:pt>
                <c:pt idx="104">
                  <c:v>250</c:v>
                </c:pt>
                <c:pt idx="105">
                  <c:v>245</c:v>
                </c:pt>
                <c:pt idx="106">
                  <c:v>245</c:v>
                </c:pt>
                <c:pt idx="107">
                  <c:v>245</c:v>
                </c:pt>
                <c:pt idx="108">
                  <c:v>685</c:v>
                </c:pt>
                <c:pt idx="109">
                  <c:v>515</c:v>
                </c:pt>
                <c:pt idx="110">
                  <c:v>700</c:v>
                </c:pt>
                <c:pt idx="111">
                  <c:v>460</c:v>
                </c:pt>
                <c:pt idx="112">
                  <c:v>485</c:v>
                </c:pt>
                <c:pt idx="113">
                  <c:v>500</c:v>
                </c:pt>
                <c:pt idx="114">
                  <c:v>655</c:v>
                </c:pt>
                <c:pt idx="115">
                  <c:v>535</c:v>
                </c:pt>
                <c:pt idx="116">
                  <c:v>495</c:v>
                </c:pt>
                <c:pt idx="117">
                  <c:v>515</c:v>
                </c:pt>
                <c:pt idx="118">
                  <c:v>445</c:v>
                </c:pt>
                <c:pt idx="119">
                  <c:v>580</c:v>
                </c:pt>
                <c:pt idx="120">
                  <c:v>530</c:v>
                </c:pt>
                <c:pt idx="121">
                  <c:v>420</c:v>
                </c:pt>
                <c:pt idx="122">
                  <c:v>475</c:v>
                </c:pt>
                <c:pt idx="123">
                  <c:v>725</c:v>
                </c:pt>
                <c:pt idx="124">
                  <c:v>610</c:v>
                </c:pt>
                <c:pt idx="125">
                  <c:v>490</c:v>
                </c:pt>
                <c:pt idx="126">
                  <c:v>470</c:v>
                </c:pt>
                <c:pt idx="127">
                  <c:v>485</c:v>
                </c:pt>
                <c:pt idx="128">
                  <c:v>480</c:v>
                </c:pt>
                <c:pt idx="129">
                  <c:v>650</c:v>
                </c:pt>
                <c:pt idx="130">
                  <c:v>590</c:v>
                </c:pt>
                <c:pt idx="131">
                  <c:v>655</c:v>
                </c:pt>
                <c:pt idx="132">
                  <c:v>600</c:v>
                </c:pt>
                <c:pt idx="133">
                  <c:v>595</c:v>
                </c:pt>
                <c:pt idx="134">
                  <c:v>320</c:v>
                </c:pt>
                <c:pt idx="135">
                  <c:v>550</c:v>
                </c:pt>
                <c:pt idx="136">
                  <c:v>440</c:v>
                </c:pt>
                <c:pt idx="137">
                  <c:v>540</c:v>
                </c:pt>
                <c:pt idx="138">
                  <c:v>530</c:v>
                </c:pt>
                <c:pt idx="139">
                  <c:v>470</c:v>
                </c:pt>
                <c:pt idx="140">
                  <c:v>485</c:v>
                </c:pt>
                <c:pt idx="141">
                  <c:v>615</c:v>
                </c:pt>
                <c:pt idx="142">
                  <c:v>725</c:v>
                </c:pt>
                <c:pt idx="143">
                  <c:v>730</c:v>
                </c:pt>
                <c:pt idx="144">
                  <c:v>590</c:v>
                </c:pt>
                <c:pt idx="145">
                  <c:v>390</c:v>
                </c:pt>
                <c:pt idx="146">
                  <c:v>620</c:v>
                </c:pt>
                <c:pt idx="147">
                  <c:v>585</c:v>
                </c:pt>
                <c:pt idx="148">
                  <c:v>500</c:v>
                </c:pt>
                <c:pt idx="149">
                  <c:v>490</c:v>
                </c:pt>
                <c:pt idx="150">
                  <c:v>635</c:v>
                </c:pt>
                <c:pt idx="151">
                  <c:v>375</c:v>
                </c:pt>
                <c:pt idx="152">
                  <c:v>630</c:v>
                </c:pt>
                <c:pt idx="153">
                  <c:v>375</c:v>
                </c:pt>
                <c:pt idx="154">
                  <c:v>740</c:v>
                </c:pt>
                <c:pt idx="155">
                  <c:v>600</c:v>
                </c:pt>
                <c:pt idx="156">
                  <c:v>435</c:v>
                </c:pt>
                <c:pt idx="157">
                  <c:v>460</c:v>
                </c:pt>
                <c:pt idx="158">
                  <c:v>520</c:v>
                </c:pt>
                <c:pt idx="159">
                  <c:v>700</c:v>
                </c:pt>
                <c:pt idx="160">
                  <c:v>780</c:v>
                </c:pt>
                <c:pt idx="161">
                  <c:v>535</c:v>
                </c:pt>
                <c:pt idx="162">
                  <c:v>640</c:v>
                </c:pt>
                <c:pt idx="163">
                  <c:v>665</c:v>
                </c:pt>
                <c:pt idx="164">
                  <c:v>750</c:v>
                </c:pt>
                <c:pt idx="165">
                  <c:v>630</c:v>
                </c:pt>
                <c:pt idx="166">
                  <c:v>480</c:v>
                </c:pt>
                <c:pt idx="167">
                  <c:v>765</c:v>
                </c:pt>
                <c:pt idx="168">
                  <c:v>455</c:v>
                </c:pt>
                <c:pt idx="169">
                  <c:v>520</c:v>
                </c:pt>
                <c:pt idx="170">
                  <c:v>460</c:v>
                </c:pt>
                <c:pt idx="171">
                  <c:v>465</c:v>
                </c:pt>
                <c:pt idx="172">
                  <c:v>730</c:v>
                </c:pt>
                <c:pt idx="173">
                  <c:v>525</c:v>
                </c:pt>
                <c:pt idx="174">
                  <c:v>720</c:v>
                </c:pt>
                <c:pt idx="175">
                  <c:v>490</c:v>
                </c:pt>
                <c:pt idx="176">
                  <c:v>755</c:v>
                </c:pt>
                <c:pt idx="177">
                  <c:v>475</c:v>
                </c:pt>
                <c:pt idx="178">
                  <c:v>575</c:v>
                </c:pt>
                <c:pt idx="179">
                  <c:v>565</c:v>
                </c:pt>
                <c:pt idx="180">
                  <c:v>570</c:v>
                </c:pt>
                <c:pt idx="181">
                  <c:v>595</c:v>
                </c:pt>
                <c:pt idx="182">
                  <c:v>475</c:v>
                </c:pt>
                <c:pt idx="183">
                  <c:v>520</c:v>
                </c:pt>
                <c:pt idx="184">
                  <c:v>405</c:v>
                </c:pt>
                <c:pt idx="185">
                  <c:v>495</c:v>
                </c:pt>
                <c:pt idx="186">
                  <c:v>580</c:v>
                </c:pt>
                <c:pt idx="187">
                  <c:v>380</c:v>
                </c:pt>
                <c:pt idx="188">
                  <c:v>420</c:v>
                </c:pt>
                <c:pt idx="189">
                  <c:v>400</c:v>
                </c:pt>
                <c:pt idx="190">
                  <c:v>400</c:v>
                </c:pt>
                <c:pt idx="191">
                  <c:v>575</c:v>
                </c:pt>
                <c:pt idx="192">
                  <c:v>485</c:v>
                </c:pt>
                <c:pt idx="193">
                  <c:v>460</c:v>
                </c:pt>
                <c:pt idx="194">
                  <c:v>585</c:v>
                </c:pt>
                <c:pt idx="195">
                  <c:v>500</c:v>
                </c:pt>
                <c:pt idx="196">
                  <c:v>475</c:v>
                </c:pt>
                <c:pt idx="197">
                  <c:v>535</c:v>
                </c:pt>
                <c:pt idx="198">
                  <c:v>480</c:v>
                </c:pt>
                <c:pt idx="199">
                  <c:v>480</c:v>
                </c:pt>
                <c:pt idx="200">
                  <c:v>665</c:v>
                </c:pt>
                <c:pt idx="201">
                  <c:v>630</c:v>
                </c:pt>
                <c:pt idx="202">
                  <c:v>560</c:v>
                </c:pt>
                <c:pt idx="203">
                  <c:v>665</c:v>
                </c:pt>
                <c:pt idx="204">
                  <c:v>695</c:v>
                </c:pt>
                <c:pt idx="205">
                  <c:v>515</c:v>
                </c:pt>
                <c:pt idx="206">
                  <c:v>505</c:v>
                </c:pt>
                <c:pt idx="207">
                  <c:v>505</c:v>
                </c:pt>
                <c:pt idx="208">
                  <c:v>505</c:v>
                </c:pt>
                <c:pt idx="209">
                  <c:v>530</c:v>
                </c:pt>
                <c:pt idx="210">
                  <c:v>360</c:v>
                </c:pt>
                <c:pt idx="211">
                  <c:v>555</c:v>
                </c:pt>
                <c:pt idx="212">
                  <c:v>580</c:v>
                </c:pt>
                <c:pt idx="213">
                  <c:v>590</c:v>
                </c:pt>
                <c:pt idx="214">
                  <c:v>470</c:v>
                </c:pt>
                <c:pt idx="215">
                  <c:v>505</c:v>
                </c:pt>
                <c:pt idx="216">
                  <c:v>615</c:v>
                </c:pt>
                <c:pt idx="217">
                  <c:v>670</c:v>
                </c:pt>
                <c:pt idx="218">
                  <c:v>515</c:v>
                </c:pt>
                <c:pt idx="219">
                  <c:v>490</c:v>
                </c:pt>
                <c:pt idx="220">
                  <c:v>450</c:v>
                </c:pt>
                <c:pt idx="221">
                  <c:v>570</c:v>
                </c:pt>
              </c:numCache>
            </c:numRef>
          </c:yVal>
          <c:smooth val="0"/>
          <c:extLst>
            <c:ext xmlns:c16="http://schemas.microsoft.com/office/drawing/2014/chart" uri="{C3380CC4-5D6E-409C-BE32-E72D297353CC}">
              <c16:uniqueId val="{00000000-B24C-45E4-968E-E2CAF84F4257}"/>
            </c:ext>
          </c:extLst>
        </c:ser>
        <c:ser>
          <c:idx val="1"/>
          <c:order val="1"/>
          <c:tx>
            <c:v>FEMALE</c:v>
          </c:tx>
          <c:spPr>
            <a:ln w="28575">
              <a:noFill/>
            </a:ln>
          </c:spPr>
          <c:marker>
            <c:symbol val="square"/>
            <c:size val="4"/>
            <c:spPr>
              <a:solidFill>
                <a:srgbClr val="C00000"/>
              </a:solidFill>
            </c:spPr>
          </c:marker>
          <c:xVal>
            <c:numRef>
              <c:f>PreOperculum!$C$2:$C$217</c:f>
              <c:numCache>
                <c:formatCode>General</c:formatCode>
                <c:ptCount val="216"/>
                <c:pt idx="0">
                  <c:v>23.38</c:v>
                </c:pt>
                <c:pt idx="1">
                  <c:v>30.81</c:v>
                </c:pt>
                <c:pt idx="2">
                  <c:v>38.71</c:v>
                </c:pt>
                <c:pt idx="3">
                  <c:v>40.79</c:v>
                </c:pt>
                <c:pt idx="4">
                  <c:v>44.67</c:v>
                </c:pt>
                <c:pt idx="5">
                  <c:v>37.340000000000003</c:v>
                </c:pt>
                <c:pt idx="6">
                  <c:v>27.09</c:v>
                </c:pt>
                <c:pt idx="7">
                  <c:v>25.48</c:v>
                </c:pt>
                <c:pt idx="8">
                  <c:v>42.51</c:v>
                </c:pt>
                <c:pt idx="9">
                  <c:v>31.19</c:v>
                </c:pt>
                <c:pt idx="10">
                  <c:v>24.35</c:v>
                </c:pt>
                <c:pt idx="11">
                  <c:v>35.57</c:v>
                </c:pt>
                <c:pt idx="12">
                  <c:v>40.22</c:v>
                </c:pt>
                <c:pt idx="13">
                  <c:v>30.82</c:v>
                </c:pt>
                <c:pt idx="14">
                  <c:v>30.27</c:v>
                </c:pt>
                <c:pt idx="15">
                  <c:v>32.520000000000003</c:v>
                </c:pt>
                <c:pt idx="16">
                  <c:v>34.51</c:v>
                </c:pt>
                <c:pt idx="17">
                  <c:v>57.29</c:v>
                </c:pt>
                <c:pt idx="18">
                  <c:v>49.34</c:v>
                </c:pt>
                <c:pt idx="19">
                  <c:v>39.39</c:v>
                </c:pt>
                <c:pt idx="20">
                  <c:v>32</c:v>
                </c:pt>
                <c:pt idx="21">
                  <c:v>47.71</c:v>
                </c:pt>
                <c:pt idx="22">
                  <c:v>31.19</c:v>
                </c:pt>
                <c:pt idx="23">
                  <c:v>15.95</c:v>
                </c:pt>
                <c:pt idx="24">
                  <c:v>18.920000000000002</c:v>
                </c:pt>
                <c:pt idx="25">
                  <c:v>26.92</c:v>
                </c:pt>
                <c:pt idx="26">
                  <c:v>28.15</c:v>
                </c:pt>
                <c:pt idx="27">
                  <c:v>34.909999999999997</c:v>
                </c:pt>
                <c:pt idx="28">
                  <c:v>38.590000000000003</c:v>
                </c:pt>
                <c:pt idx="29">
                  <c:v>31.84</c:v>
                </c:pt>
                <c:pt idx="30">
                  <c:v>32.33</c:v>
                </c:pt>
                <c:pt idx="31">
                  <c:v>26.04</c:v>
                </c:pt>
                <c:pt idx="32">
                  <c:v>24.28</c:v>
                </c:pt>
                <c:pt idx="33">
                  <c:v>33.119999999999997</c:v>
                </c:pt>
                <c:pt idx="34">
                  <c:v>33.31</c:v>
                </c:pt>
                <c:pt idx="35">
                  <c:v>39.409999999999997</c:v>
                </c:pt>
                <c:pt idx="36">
                  <c:v>17.11</c:v>
                </c:pt>
                <c:pt idx="37">
                  <c:v>36.700000000000003</c:v>
                </c:pt>
                <c:pt idx="38">
                  <c:v>31.07</c:v>
                </c:pt>
                <c:pt idx="39">
                  <c:v>30.75</c:v>
                </c:pt>
                <c:pt idx="40">
                  <c:v>29.14</c:v>
                </c:pt>
                <c:pt idx="41">
                  <c:v>36.06</c:v>
                </c:pt>
                <c:pt idx="42">
                  <c:v>37.590000000000003</c:v>
                </c:pt>
                <c:pt idx="43">
                  <c:v>34.869999999999997</c:v>
                </c:pt>
                <c:pt idx="44">
                  <c:v>37.71</c:v>
                </c:pt>
                <c:pt idx="45">
                  <c:v>31.1</c:v>
                </c:pt>
                <c:pt idx="46">
                  <c:v>40.36</c:v>
                </c:pt>
                <c:pt idx="47">
                  <c:v>26.27</c:v>
                </c:pt>
                <c:pt idx="48">
                  <c:v>34.659999999999997</c:v>
                </c:pt>
                <c:pt idx="49">
                  <c:v>38.58</c:v>
                </c:pt>
                <c:pt idx="50">
                  <c:v>33.76</c:v>
                </c:pt>
                <c:pt idx="51">
                  <c:v>32.25</c:v>
                </c:pt>
                <c:pt idx="52">
                  <c:v>33.549999999999997</c:v>
                </c:pt>
                <c:pt idx="53">
                  <c:v>32.64</c:v>
                </c:pt>
                <c:pt idx="54">
                  <c:v>38.14</c:v>
                </c:pt>
                <c:pt idx="55">
                  <c:v>37.22</c:v>
                </c:pt>
                <c:pt idx="56">
                  <c:v>40.54</c:v>
                </c:pt>
                <c:pt idx="57">
                  <c:v>35.799999999999997</c:v>
                </c:pt>
                <c:pt idx="58">
                  <c:v>37.78</c:v>
                </c:pt>
                <c:pt idx="59">
                  <c:v>44.21</c:v>
                </c:pt>
                <c:pt idx="60">
                  <c:v>36.25</c:v>
                </c:pt>
                <c:pt idx="61">
                  <c:v>38.25</c:v>
                </c:pt>
                <c:pt idx="62">
                  <c:v>42.28</c:v>
                </c:pt>
                <c:pt idx="63">
                  <c:v>59.72</c:v>
                </c:pt>
                <c:pt idx="69">
                  <c:v>34.75</c:v>
                </c:pt>
                <c:pt idx="70">
                  <c:v>41.49</c:v>
                </c:pt>
                <c:pt idx="71">
                  <c:v>34.29</c:v>
                </c:pt>
                <c:pt idx="72">
                  <c:v>39.770000000000003</c:v>
                </c:pt>
                <c:pt idx="73">
                  <c:v>41.87</c:v>
                </c:pt>
                <c:pt idx="74">
                  <c:v>46.83</c:v>
                </c:pt>
                <c:pt idx="75">
                  <c:v>55.1</c:v>
                </c:pt>
                <c:pt idx="76">
                  <c:v>54.04</c:v>
                </c:pt>
                <c:pt idx="77">
                  <c:v>27.89</c:v>
                </c:pt>
                <c:pt idx="78">
                  <c:v>18.36</c:v>
                </c:pt>
                <c:pt idx="79">
                  <c:v>30.26</c:v>
                </c:pt>
                <c:pt idx="80">
                  <c:v>29.43</c:v>
                </c:pt>
                <c:pt idx="81">
                  <c:v>17.23</c:v>
                </c:pt>
                <c:pt idx="82">
                  <c:v>19.809999999999999</c:v>
                </c:pt>
                <c:pt idx="83">
                  <c:v>18.63</c:v>
                </c:pt>
                <c:pt idx="84">
                  <c:v>28.26</c:v>
                </c:pt>
                <c:pt idx="85">
                  <c:v>31.96</c:v>
                </c:pt>
                <c:pt idx="86">
                  <c:v>27.06</c:v>
                </c:pt>
                <c:pt idx="87">
                  <c:v>34.68</c:v>
                </c:pt>
                <c:pt idx="88">
                  <c:v>31.23</c:v>
                </c:pt>
                <c:pt idx="89">
                  <c:v>25.18</c:v>
                </c:pt>
                <c:pt idx="90">
                  <c:v>42.84</c:v>
                </c:pt>
                <c:pt idx="91">
                  <c:v>31.8</c:v>
                </c:pt>
                <c:pt idx="92">
                  <c:v>29.48</c:v>
                </c:pt>
                <c:pt idx="93">
                  <c:v>27.93</c:v>
                </c:pt>
                <c:pt idx="94">
                  <c:v>33.11</c:v>
                </c:pt>
                <c:pt idx="95">
                  <c:v>30.74</c:v>
                </c:pt>
                <c:pt idx="96">
                  <c:v>35.99</c:v>
                </c:pt>
                <c:pt idx="97">
                  <c:v>32.4</c:v>
                </c:pt>
                <c:pt idx="98">
                  <c:v>22.29</c:v>
                </c:pt>
                <c:pt idx="99">
                  <c:v>38.51</c:v>
                </c:pt>
                <c:pt idx="100">
                  <c:v>31.03</c:v>
                </c:pt>
                <c:pt idx="101">
                  <c:v>29.07</c:v>
                </c:pt>
                <c:pt idx="102">
                  <c:v>32.700000000000003</c:v>
                </c:pt>
                <c:pt idx="103">
                  <c:v>30.21</c:v>
                </c:pt>
                <c:pt idx="104">
                  <c:v>24.91</c:v>
                </c:pt>
                <c:pt idx="105">
                  <c:v>27.78</c:v>
                </c:pt>
                <c:pt idx="106">
                  <c:v>19.68</c:v>
                </c:pt>
                <c:pt idx="107">
                  <c:v>30.18</c:v>
                </c:pt>
                <c:pt idx="108">
                  <c:v>38.92</c:v>
                </c:pt>
                <c:pt idx="109">
                  <c:v>40.33</c:v>
                </c:pt>
                <c:pt idx="110">
                  <c:v>51.82</c:v>
                </c:pt>
                <c:pt idx="111">
                  <c:v>55.2</c:v>
                </c:pt>
                <c:pt idx="112">
                  <c:v>31.35</c:v>
                </c:pt>
                <c:pt idx="113">
                  <c:v>28.9</c:v>
                </c:pt>
                <c:pt idx="114">
                  <c:v>31.33</c:v>
                </c:pt>
                <c:pt idx="115">
                  <c:v>32.299999999999997</c:v>
                </c:pt>
                <c:pt idx="116">
                  <c:v>29.42</c:v>
                </c:pt>
                <c:pt idx="117">
                  <c:v>27.05</c:v>
                </c:pt>
                <c:pt idx="118">
                  <c:v>34.36</c:v>
                </c:pt>
                <c:pt idx="119">
                  <c:v>68.739999999999995</c:v>
                </c:pt>
                <c:pt idx="120">
                  <c:v>18.22</c:v>
                </c:pt>
                <c:pt idx="121">
                  <c:v>29.53</c:v>
                </c:pt>
                <c:pt idx="122">
                  <c:v>28.01</c:v>
                </c:pt>
                <c:pt idx="123">
                  <c:v>19.18</c:v>
                </c:pt>
                <c:pt idx="124">
                  <c:v>32.380000000000003</c:v>
                </c:pt>
                <c:pt idx="125">
                  <c:v>17.66</c:v>
                </c:pt>
                <c:pt idx="126">
                  <c:v>35.44</c:v>
                </c:pt>
                <c:pt idx="127">
                  <c:v>25.89</c:v>
                </c:pt>
                <c:pt idx="128">
                  <c:v>38.49</c:v>
                </c:pt>
                <c:pt idx="129">
                  <c:v>21.26</c:v>
                </c:pt>
                <c:pt idx="130">
                  <c:v>29.71</c:v>
                </c:pt>
                <c:pt idx="131">
                  <c:v>21.93</c:v>
                </c:pt>
                <c:pt idx="132">
                  <c:v>29.35</c:v>
                </c:pt>
                <c:pt idx="133">
                  <c:v>59.22</c:v>
                </c:pt>
                <c:pt idx="134">
                  <c:v>39.06</c:v>
                </c:pt>
                <c:pt idx="135">
                  <c:v>16.64</c:v>
                </c:pt>
                <c:pt idx="136">
                  <c:v>34.97</c:v>
                </c:pt>
                <c:pt idx="137">
                  <c:v>26.85</c:v>
                </c:pt>
                <c:pt idx="138">
                  <c:v>26.28</c:v>
                </c:pt>
                <c:pt idx="139">
                  <c:v>18.489999999999998</c:v>
                </c:pt>
                <c:pt idx="140">
                  <c:v>19.29</c:v>
                </c:pt>
                <c:pt idx="141">
                  <c:v>34.56</c:v>
                </c:pt>
                <c:pt idx="142">
                  <c:v>17.57</c:v>
                </c:pt>
                <c:pt idx="143">
                  <c:v>32</c:v>
                </c:pt>
                <c:pt idx="144">
                  <c:v>53.66</c:v>
                </c:pt>
                <c:pt idx="145">
                  <c:v>45.8</c:v>
                </c:pt>
                <c:pt idx="146">
                  <c:v>27.72</c:v>
                </c:pt>
                <c:pt idx="147">
                  <c:v>42.88</c:v>
                </c:pt>
                <c:pt idx="148">
                  <c:v>24.44</c:v>
                </c:pt>
                <c:pt idx="149">
                  <c:v>29.44</c:v>
                </c:pt>
                <c:pt idx="150">
                  <c:v>39.229999999999997</c:v>
                </c:pt>
                <c:pt idx="151">
                  <c:v>27.7</c:v>
                </c:pt>
                <c:pt idx="152">
                  <c:v>26.95</c:v>
                </c:pt>
                <c:pt idx="153">
                  <c:v>33.07</c:v>
                </c:pt>
                <c:pt idx="154">
                  <c:v>25.17</c:v>
                </c:pt>
                <c:pt idx="155">
                  <c:v>43.71</c:v>
                </c:pt>
                <c:pt idx="156">
                  <c:v>23.23</c:v>
                </c:pt>
                <c:pt idx="157">
                  <c:v>38.04</c:v>
                </c:pt>
                <c:pt idx="158">
                  <c:v>36.229999999999997</c:v>
                </c:pt>
                <c:pt idx="159">
                  <c:v>36.96</c:v>
                </c:pt>
                <c:pt idx="160">
                  <c:v>26.63</c:v>
                </c:pt>
                <c:pt idx="161">
                  <c:v>23.35</c:v>
                </c:pt>
                <c:pt idx="162">
                  <c:v>23.18</c:v>
                </c:pt>
                <c:pt idx="163">
                  <c:v>24.69</c:v>
                </c:pt>
                <c:pt idx="164">
                  <c:v>35.630000000000003</c:v>
                </c:pt>
                <c:pt idx="165">
                  <c:v>44.14</c:v>
                </c:pt>
                <c:pt idx="166">
                  <c:v>45.44</c:v>
                </c:pt>
                <c:pt idx="167">
                  <c:v>35.520000000000003</c:v>
                </c:pt>
                <c:pt idx="168">
                  <c:v>31.91</c:v>
                </c:pt>
                <c:pt idx="169">
                  <c:v>40.64</c:v>
                </c:pt>
                <c:pt idx="170">
                  <c:v>27.95</c:v>
                </c:pt>
                <c:pt idx="171">
                  <c:v>28.89</c:v>
                </c:pt>
                <c:pt idx="172">
                  <c:v>54.2</c:v>
                </c:pt>
                <c:pt idx="173">
                  <c:v>25.79</c:v>
                </c:pt>
                <c:pt idx="174">
                  <c:v>47.86</c:v>
                </c:pt>
                <c:pt idx="175">
                  <c:v>29.69</c:v>
                </c:pt>
                <c:pt idx="176">
                  <c:v>38.61</c:v>
                </c:pt>
                <c:pt idx="177">
                  <c:v>33.799999999999997</c:v>
                </c:pt>
                <c:pt idx="178">
                  <c:v>25.07</c:v>
                </c:pt>
                <c:pt idx="179">
                  <c:v>19.37</c:v>
                </c:pt>
                <c:pt idx="180">
                  <c:v>20.72</c:v>
                </c:pt>
                <c:pt idx="181">
                  <c:v>36.29</c:v>
                </c:pt>
                <c:pt idx="182">
                  <c:v>26.82</c:v>
                </c:pt>
                <c:pt idx="183">
                  <c:v>41.72</c:v>
                </c:pt>
                <c:pt idx="184">
                  <c:v>20.14</c:v>
                </c:pt>
                <c:pt idx="185">
                  <c:v>34.549999999999997</c:v>
                </c:pt>
                <c:pt idx="186">
                  <c:v>20.079999999999998</c:v>
                </c:pt>
                <c:pt idx="187">
                  <c:v>30.04</c:v>
                </c:pt>
                <c:pt idx="188">
                  <c:v>39.92</c:v>
                </c:pt>
                <c:pt idx="189">
                  <c:v>25.63</c:v>
                </c:pt>
                <c:pt idx="190">
                  <c:v>26.88</c:v>
                </c:pt>
                <c:pt idx="191">
                  <c:v>27.67</c:v>
                </c:pt>
                <c:pt idx="192">
                  <c:v>27.77</c:v>
                </c:pt>
                <c:pt idx="193">
                  <c:v>41.15</c:v>
                </c:pt>
                <c:pt idx="194">
                  <c:v>42.03</c:v>
                </c:pt>
                <c:pt idx="195">
                  <c:v>25.57</c:v>
                </c:pt>
                <c:pt idx="196">
                  <c:v>33.07</c:v>
                </c:pt>
                <c:pt idx="197">
                  <c:v>20.39</c:v>
                </c:pt>
                <c:pt idx="198">
                  <c:v>18.97</c:v>
                </c:pt>
                <c:pt idx="199">
                  <c:v>20.56</c:v>
                </c:pt>
                <c:pt idx="200">
                  <c:v>31.71</c:v>
                </c:pt>
                <c:pt idx="201">
                  <c:v>37.06</c:v>
                </c:pt>
                <c:pt idx="202">
                  <c:v>25.49</c:v>
                </c:pt>
                <c:pt idx="203">
                  <c:v>32.79</c:v>
                </c:pt>
                <c:pt idx="204">
                  <c:v>38.83</c:v>
                </c:pt>
                <c:pt idx="205">
                  <c:v>44.81</c:v>
                </c:pt>
                <c:pt idx="206">
                  <c:v>30.27</c:v>
                </c:pt>
                <c:pt idx="207">
                  <c:v>26.26</c:v>
                </c:pt>
                <c:pt idx="208">
                  <c:v>32.69</c:v>
                </c:pt>
                <c:pt idx="209">
                  <c:v>24.93</c:v>
                </c:pt>
                <c:pt idx="210">
                  <c:v>28.8</c:v>
                </c:pt>
                <c:pt idx="211">
                  <c:v>30.07</c:v>
                </c:pt>
                <c:pt idx="212">
                  <c:v>28.07</c:v>
                </c:pt>
                <c:pt idx="213">
                  <c:v>23.82</c:v>
                </c:pt>
                <c:pt idx="214">
                  <c:v>28.69</c:v>
                </c:pt>
                <c:pt idx="215">
                  <c:v>27.9</c:v>
                </c:pt>
              </c:numCache>
            </c:numRef>
          </c:xVal>
          <c:yVal>
            <c:numRef>
              <c:f>PreOperculum!$D$2:$D$217</c:f>
              <c:numCache>
                <c:formatCode>General</c:formatCode>
                <c:ptCount val="216"/>
                <c:pt idx="0">
                  <c:v>470</c:v>
                </c:pt>
                <c:pt idx="1">
                  <c:v>550</c:v>
                </c:pt>
                <c:pt idx="2">
                  <c:v>655</c:v>
                </c:pt>
                <c:pt idx="3">
                  <c:v>700</c:v>
                </c:pt>
                <c:pt idx="4">
                  <c:v>780</c:v>
                </c:pt>
                <c:pt idx="5">
                  <c:v>655</c:v>
                </c:pt>
                <c:pt idx="6">
                  <c:v>515</c:v>
                </c:pt>
                <c:pt idx="7">
                  <c:v>470</c:v>
                </c:pt>
                <c:pt idx="8">
                  <c:v>705</c:v>
                </c:pt>
                <c:pt idx="9">
                  <c:v>570</c:v>
                </c:pt>
                <c:pt idx="10">
                  <c:v>480</c:v>
                </c:pt>
                <c:pt idx="11">
                  <c:v>725</c:v>
                </c:pt>
                <c:pt idx="12">
                  <c:v>675</c:v>
                </c:pt>
                <c:pt idx="13">
                  <c:v>560</c:v>
                </c:pt>
                <c:pt idx="14">
                  <c:v>545</c:v>
                </c:pt>
                <c:pt idx="15">
                  <c:v>590</c:v>
                </c:pt>
                <c:pt idx="16">
                  <c:v>660</c:v>
                </c:pt>
                <c:pt idx="17">
                  <c:v>960</c:v>
                </c:pt>
                <c:pt idx="18">
                  <c:v>805</c:v>
                </c:pt>
                <c:pt idx="19">
                  <c:v>690</c:v>
                </c:pt>
                <c:pt idx="20">
                  <c:v>615</c:v>
                </c:pt>
                <c:pt idx="21">
                  <c:v>830</c:v>
                </c:pt>
                <c:pt idx="22">
                  <c:v>535</c:v>
                </c:pt>
                <c:pt idx="23">
                  <c:v>345</c:v>
                </c:pt>
                <c:pt idx="24">
                  <c:v>370</c:v>
                </c:pt>
                <c:pt idx="25">
                  <c:v>540</c:v>
                </c:pt>
                <c:pt idx="26">
                  <c:v>515</c:v>
                </c:pt>
                <c:pt idx="27">
                  <c:v>610</c:v>
                </c:pt>
                <c:pt idx="28">
                  <c:v>660</c:v>
                </c:pt>
                <c:pt idx="29">
                  <c:v>560</c:v>
                </c:pt>
                <c:pt idx="30">
                  <c:v>565</c:v>
                </c:pt>
                <c:pt idx="31">
                  <c:v>490</c:v>
                </c:pt>
                <c:pt idx="32">
                  <c:v>445</c:v>
                </c:pt>
                <c:pt idx="33">
                  <c:v>595</c:v>
                </c:pt>
                <c:pt idx="34">
                  <c:v>570</c:v>
                </c:pt>
                <c:pt idx="35">
                  <c:v>680</c:v>
                </c:pt>
                <c:pt idx="36">
                  <c:v>345</c:v>
                </c:pt>
                <c:pt idx="37">
                  <c:v>660</c:v>
                </c:pt>
                <c:pt idx="38">
                  <c:v>550</c:v>
                </c:pt>
                <c:pt idx="39">
                  <c:v>600</c:v>
                </c:pt>
                <c:pt idx="40">
                  <c:v>565</c:v>
                </c:pt>
                <c:pt idx="41">
                  <c:v>635</c:v>
                </c:pt>
                <c:pt idx="42">
                  <c:v>710</c:v>
                </c:pt>
                <c:pt idx="43">
                  <c:v>635</c:v>
                </c:pt>
                <c:pt idx="44">
                  <c:v>695</c:v>
                </c:pt>
                <c:pt idx="45">
                  <c:v>595</c:v>
                </c:pt>
                <c:pt idx="46">
                  <c:v>715</c:v>
                </c:pt>
                <c:pt idx="47">
                  <c:v>550</c:v>
                </c:pt>
                <c:pt idx="48">
                  <c:v>650</c:v>
                </c:pt>
                <c:pt idx="49">
                  <c:v>715</c:v>
                </c:pt>
                <c:pt idx="50">
                  <c:v>590</c:v>
                </c:pt>
                <c:pt idx="51">
                  <c:v>625</c:v>
                </c:pt>
                <c:pt idx="52">
                  <c:v>620</c:v>
                </c:pt>
                <c:pt idx="53">
                  <c:v>620</c:v>
                </c:pt>
                <c:pt idx="54">
                  <c:v>700</c:v>
                </c:pt>
                <c:pt idx="55">
                  <c:v>655</c:v>
                </c:pt>
                <c:pt idx="56">
                  <c:v>695</c:v>
                </c:pt>
                <c:pt idx="57">
                  <c:v>595</c:v>
                </c:pt>
                <c:pt idx="58">
                  <c:v>655</c:v>
                </c:pt>
                <c:pt idx="59">
                  <c:v>670</c:v>
                </c:pt>
                <c:pt idx="60">
                  <c:v>605</c:v>
                </c:pt>
                <c:pt idx="61">
                  <c:v>650</c:v>
                </c:pt>
                <c:pt idx="62">
                  <c:v>745</c:v>
                </c:pt>
                <c:pt idx="63">
                  <c:v>840</c:v>
                </c:pt>
                <c:pt idx="64">
                  <c:v>820</c:v>
                </c:pt>
                <c:pt idx="65">
                  <c:v>850</c:v>
                </c:pt>
                <c:pt idx="66">
                  <c:v>745</c:v>
                </c:pt>
                <c:pt idx="67">
                  <c:v>595</c:v>
                </c:pt>
                <c:pt idx="68">
                  <c:v>705</c:v>
                </c:pt>
                <c:pt idx="69">
                  <c:v>695</c:v>
                </c:pt>
                <c:pt idx="70">
                  <c:v>770</c:v>
                </c:pt>
                <c:pt idx="71">
                  <c:v>685</c:v>
                </c:pt>
                <c:pt idx="72">
                  <c:v>705</c:v>
                </c:pt>
                <c:pt idx="73">
                  <c:v>715</c:v>
                </c:pt>
                <c:pt idx="74">
                  <c:v>815</c:v>
                </c:pt>
                <c:pt idx="75">
                  <c:v>865</c:v>
                </c:pt>
                <c:pt idx="76">
                  <c:v>850</c:v>
                </c:pt>
                <c:pt idx="77">
                  <c:v>545</c:v>
                </c:pt>
                <c:pt idx="78">
                  <c:v>350</c:v>
                </c:pt>
                <c:pt idx="79">
                  <c:v>530</c:v>
                </c:pt>
                <c:pt idx="80">
                  <c:v>530</c:v>
                </c:pt>
                <c:pt idx="81">
                  <c:v>355</c:v>
                </c:pt>
                <c:pt idx="82">
                  <c:v>405</c:v>
                </c:pt>
                <c:pt idx="83">
                  <c:v>380</c:v>
                </c:pt>
                <c:pt idx="84">
                  <c:v>585</c:v>
                </c:pt>
                <c:pt idx="85">
                  <c:v>585</c:v>
                </c:pt>
                <c:pt idx="86">
                  <c:v>510</c:v>
                </c:pt>
                <c:pt idx="87">
                  <c:v>580</c:v>
                </c:pt>
                <c:pt idx="88">
                  <c:v>535</c:v>
                </c:pt>
                <c:pt idx="89">
                  <c:v>460</c:v>
                </c:pt>
                <c:pt idx="90">
                  <c:v>720</c:v>
                </c:pt>
                <c:pt idx="91">
                  <c:v>545</c:v>
                </c:pt>
                <c:pt idx="92">
                  <c:v>565</c:v>
                </c:pt>
                <c:pt idx="93">
                  <c:v>510</c:v>
                </c:pt>
                <c:pt idx="94">
                  <c:v>565</c:v>
                </c:pt>
                <c:pt idx="95">
                  <c:v>555</c:v>
                </c:pt>
                <c:pt idx="96">
                  <c:v>605</c:v>
                </c:pt>
                <c:pt idx="97">
                  <c:v>555</c:v>
                </c:pt>
                <c:pt idx="98">
                  <c:v>410</c:v>
                </c:pt>
                <c:pt idx="99">
                  <c:v>630</c:v>
                </c:pt>
                <c:pt idx="100">
                  <c:v>605</c:v>
                </c:pt>
                <c:pt idx="101">
                  <c:v>530</c:v>
                </c:pt>
                <c:pt idx="102">
                  <c:v>580</c:v>
                </c:pt>
                <c:pt idx="103">
                  <c:v>545</c:v>
                </c:pt>
                <c:pt idx="104">
                  <c:v>510</c:v>
                </c:pt>
                <c:pt idx="105">
                  <c:v>475</c:v>
                </c:pt>
                <c:pt idx="106">
                  <c:v>375</c:v>
                </c:pt>
                <c:pt idx="107">
                  <c:v>525</c:v>
                </c:pt>
                <c:pt idx="108">
                  <c:v>690</c:v>
                </c:pt>
                <c:pt idx="109">
                  <c:v>685</c:v>
                </c:pt>
                <c:pt idx="110">
                  <c:v>865</c:v>
                </c:pt>
                <c:pt idx="111">
                  <c:v>825</c:v>
                </c:pt>
                <c:pt idx="112">
                  <c:v>530</c:v>
                </c:pt>
                <c:pt idx="113">
                  <c:v>525</c:v>
                </c:pt>
                <c:pt idx="114">
                  <c:v>555</c:v>
                </c:pt>
                <c:pt idx="115">
                  <c:v>570</c:v>
                </c:pt>
                <c:pt idx="116">
                  <c:v>505</c:v>
                </c:pt>
                <c:pt idx="117">
                  <c:v>510</c:v>
                </c:pt>
                <c:pt idx="118">
                  <c:v>625</c:v>
                </c:pt>
                <c:pt idx="119">
                  <c:v>1080</c:v>
                </c:pt>
                <c:pt idx="120">
                  <c:v>365</c:v>
                </c:pt>
                <c:pt idx="121">
                  <c:v>520</c:v>
                </c:pt>
                <c:pt idx="122">
                  <c:v>525</c:v>
                </c:pt>
                <c:pt idx="123">
                  <c:v>380</c:v>
                </c:pt>
                <c:pt idx="124">
                  <c:v>555</c:v>
                </c:pt>
                <c:pt idx="125">
                  <c:v>375</c:v>
                </c:pt>
                <c:pt idx="126">
                  <c:v>605</c:v>
                </c:pt>
                <c:pt idx="127">
                  <c:v>495</c:v>
                </c:pt>
                <c:pt idx="128">
                  <c:v>650</c:v>
                </c:pt>
                <c:pt idx="129">
                  <c:v>405</c:v>
                </c:pt>
                <c:pt idx="130">
                  <c:v>520</c:v>
                </c:pt>
                <c:pt idx="131">
                  <c:v>490</c:v>
                </c:pt>
                <c:pt idx="132">
                  <c:v>505</c:v>
                </c:pt>
                <c:pt idx="133">
                  <c:v>965</c:v>
                </c:pt>
                <c:pt idx="134">
                  <c:v>695</c:v>
                </c:pt>
                <c:pt idx="135">
                  <c:v>370</c:v>
                </c:pt>
                <c:pt idx="136">
                  <c:v>620</c:v>
                </c:pt>
                <c:pt idx="137">
                  <c:v>485</c:v>
                </c:pt>
                <c:pt idx="138">
                  <c:v>515</c:v>
                </c:pt>
                <c:pt idx="139">
                  <c:v>395</c:v>
                </c:pt>
                <c:pt idx="140">
                  <c:v>390</c:v>
                </c:pt>
                <c:pt idx="141">
                  <c:v>615</c:v>
                </c:pt>
                <c:pt idx="142">
                  <c:v>350</c:v>
                </c:pt>
                <c:pt idx="143">
                  <c:v>585</c:v>
                </c:pt>
                <c:pt idx="144">
                  <c:v>880</c:v>
                </c:pt>
                <c:pt idx="145">
                  <c:v>685</c:v>
                </c:pt>
                <c:pt idx="146">
                  <c:v>505</c:v>
                </c:pt>
                <c:pt idx="147">
                  <c:v>710</c:v>
                </c:pt>
                <c:pt idx="148">
                  <c:v>450</c:v>
                </c:pt>
                <c:pt idx="149">
                  <c:v>520</c:v>
                </c:pt>
                <c:pt idx="150">
                  <c:v>670</c:v>
                </c:pt>
                <c:pt idx="151">
                  <c:v>480</c:v>
                </c:pt>
                <c:pt idx="152">
                  <c:v>470</c:v>
                </c:pt>
                <c:pt idx="153">
                  <c:v>660</c:v>
                </c:pt>
                <c:pt idx="154">
                  <c:v>475</c:v>
                </c:pt>
                <c:pt idx="155">
                  <c:v>665</c:v>
                </c:pt>
                <c:pt idx="156">
                  <c:v>440</c:v>
                </c:pt>
                <c:pt idx="157">
                  <c:v>675</c:v>
                </c:pt>
                <c:pt idx="158">
                  <c:v>640</c:v>
                </c:pt>
                <c:pt idx="159">
                  <c:v>600</c:v>
                </c:pt>
                <c:pt idx="160">
                  <c:v>480</c:v>
                </c:pt>
                <c:pt idx="161">
                  <c:v>450</c:v>
                </c:pt>
                <c:pt idx="162">
                  <c:v>435</c:v>
                </c:pt>
                <c:pt idx="163">
                  <c:v>465</c:v>
                </c:pt>
                <c:pt idx="164">
                  <c:v>630</c:v>
                </c:pt>
                <c:pt idx="165">
                  <c:v>775</c:v>
                </c:pt>
                <c:pt idx="166">
                  <c:v>750</c:v>
                </c:pt>
                <c:pt idx="167">
                  <c:v>645</c:v>
                </c:pt>
                <c:pt idx="168">
                  <c:v>615</c:v>
                </c:pt>
                <c:pt idx="169">
                  <c:v>680</c:v>
                </c:pt>
                <c:pt idx="170">
                  <c:v>495</c:v>
                </c:pt>
                <c:pt idx="171">
                  <c:v>520</c:v>
                </c:pt>
                <c:pt idx="172">
                  <c:v>810</c:v>
                </c:pt>
                <c:pt idx="173">
                  <c:v>505</c:v>
                </c:pt>
                <c:pt idx="174">
                  <c:v>820</c:v>
                </c:pt>
                <c:pt idx="175">
                  <c:v>540</c:v>
                </c:pt>
                <c:pt idx="176">
                  <c:v>680</c:v>
                </c:pt>
                <c:pt idx="177">
                  <c:v>615</c:v>
                </c:pt>
                <c:pt idx="178">
                  <c:v>495</c:v>
                </c:pt>
                <c:pt idx="179">
                  <c:v>395</c:v>
                </c:pt>
                <c:pt idx="180">
                  <c:v>410</c:v>
                </c:pt>
                <c:pt idx="181">
                  <c:v>645</c:v>
                </c:pt>
                <c:pt idx="182">
                  <c:v>475</c:v>
                </c:pt>
                <c:pt idx="183">
                  <c:v>740</c:v>
                </c:pt>
                <c:pt idx="184">
                  <c:v>390</c:v>
                </c:pt>
                <c:pt idx="185">
                  <c:v>610</c:v>
                </c:pt>
                <c:pt idx="186">
                  <c:v>420</c:v>
                </c:pt>
                <c:pt idx="187">
                  <c:v>535</c:v>
                </c:pt>
                <c:pt idx="188">
                  <c:v>690</c:v>
                </c:pt>
                <c:pt idx="189">
                  <c:v>495</c:v>
                </c:pt>
                <c:pt idx="190">
                  <c:v>500</c:v>
                </c:pt>
                <c:pt idx="191">
                  <c:v>515</c:v>
                </c:pt>
                <c:pt idx="192">
                  <c:v>500</c:v>
                </c:pt>
                <c:pt idx="193">
                  <c:v>680</c:v>
                </c:pt>
                <c:pt idx="194">
                  <c:v>730</c:v>
                </c:pt>
                <c:pt idx="195">
                  <c:v>500</c:v>
                </c:pt>
                <c:pt idx="196">
                  <c:v>590</c:v>
                </c:pt>
                <c:pt idx="197">
                  <c:v>400</c:v>
                </c:pt>
                <c:pt idx="198">
                  <c:v>365</c:v>
                </c:pt>
                <c:pt idx="199">
                  <c:v>385</c:v>
                </c:pt>
                <c:pt idx="200">
                  <c:v>580</c:v>
                </c:pt>
                <c:pt idx="201">
                  <c:v>630</c:v>
                </c:pt>
                <c:pt idx="202">
                  <c:v>455</c:v>
                </c:pt>
                <c:pt idx="203">
                  <c:v>575</c:v>
                </c:pt>
                <c:pt idx="204">
                  <c:v>620</c:v>
                </c:pt>
                <c:pt idx="205">
                  <c:v>715</c:v>
                </c:pt>
                <c:pt idx="206">
                  <c:v>525</c:v>
                </c:pt>
                <c:pt idx="207">
                  <c:v>575</c:v>
                </c:pt>
                <c:pt idx="208">
                  <c:v>590</c:v>
                </c:pt>
                <c:pt idx="209">
                  <c:v>500</c:v>
                </c:pt>
                <c:pt idx="210">
                  <c:v>535</c:v>
                </c:pt>
                <c:pt idx="211">
                  <c:v>575</c:v>
                </c:pt>
                <c:pt idx="212">
                  <c:v>560</c:v>
                </c:pt>
                <c:pt idx="213">
                  <c:v>485</c:v>
                </c:pt>
                <c:pt idx="214">
                  <c:v>550</c:v>
                </c:pt>
                <c:pt idx="215">
                  <c:v>475</c:v>
                </c:pt>
              </c:numCache>
            </c:numRef>
          </c:yVal>
          <c:smooth val="0"/>
          <c:extLst>
            <c:ext xmlns:c16="http://schemas.microsoft.com/office/drawing/2014/chart" uri="{C3380CC4-5D6E-409C-BE32-E72D297353CC}">
              <c16:uniqueId val="{00000001-B24C-45E4-968E-E2CAF84F4257}"/>
            </c:ext>
          </c:extLst>
        </c:ser>
        <c:dLbls>
          <c:showLegendKey val="0"/>
          <c:showVal val="0"/>
          <c:showCatName val="0"/>
          <c:showSerName val="0"/>
          <c:showPercent val="0"/>
          <c:showBubbleSize val="0"/>
        </c:dLbls>
        <c:axId val="99316864"/>
        <c:axId val="99319168"/>
      </c:scatterChart>
      <c:valAx>
        <c:axId val="99316864"/>
        <c:scaling>
          <c:orientation val="minMax"/>
        </c:scaling>
        <c:delete val="0"/>
        <c:axPos val="b"/>
        <c:title>
          <c:tx>
            <c:rich>
              <a:bodyPr/>
              <a:lstStyle/>
              <a:p>
                <a:pPr>
                  <a:defRPr/>
                </a:pPr>
                <a:r>
                  <a:rPr lang="en-US"/>
                  <a:t>Post orbital to pre-operculum length (mm)</a:t>
                </a:r>
              </a:p>
            </c:rich>
          </c:tx>
          <c:overlay val="0"/>
        </c:title>
        <c:numFmt formatCode="General" sourceLinked="1"/>
        <c:majorTickMark val="out"/>
        <c:minorTickMark val="none"/>
        <c:tickLblPos val="nextTo"/>
        <c:crossAx val="99319168"/>
        <c:crosses val="autoZero"/>
        <c:crossBetween val="midCat"/>
      </c:valAx>
      <c:valAx>
        <c:axId val="99319168"/>
        <c:scaling>
          <c:orientation val="minMax"/>
        </c:scaling>
        <c:delete val="0"/>
        <c:axPos val="l"/>
        <c:majorGridlines/>
        <c:title>
          <c:tx>
            <c:rich>
              <a:bodyPr rot="-5400000" vert="horz"/>
              <a:lstStyle/>
              <a:p>
                <a:pPr>
                  <a:defRPr/>
                </a:pPr>
                <a:r>
                  <a:rPr lang="en-US"/>
                  <a:t>Fork length (mm)</a:t>
                </a:r>
              </a:p>
            </c:rich>
          </c:tx>
          <c:overlay val="0"/>
        </c:title>
        <c:numFmt formatCode="General" sourceLinked="1"/>
        <c:majorTickMark val="out"/>
        <c:minorTickMark val="none"/>
        <c:tickLblPos val="nextTo"/>
        <c:crossAx val="99316864"/>
        <c:crosses val="autoZero"/>
        <c:crossBetween val="midCat"/>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Sablefish post orbital head length vs fork length n=130, r=0.956</a:t>
            </a:r>
          </a:p>
        </c:rich>
      </c:tx>
      <c:overlay val="0"/>
    </c:title>
    <c:autoTitleDeleted val="0"/>
    <c:plotArea>
      <c:layout/>
      <c:scatterChart>
        <c:scatterStyle val="lineMarker"/>
        <c:varyColors val="0"/>
        <c:ser>
          <c:idx val="0"/>
          <c:order val="0"/>
          <c:tx>
            <c:v>MALE</c:v>
          </c:tx>
          <c:spPr>
            <a:ln w="28575">
              <a:noFill/>
            </a:ln>
          </c:spPr>
          <c:marker>
            <c:symbol val="diamond"/>
            <c:size val="4"/>
          </c:marker>
          <c:xVal>
            <c:numRef>
              <c:f>PostOrbital_HL!$C$218:$C$439</c:f>
              <c:numCache>
                <c:formatCode>General</c:formatCode>
                <c:ptCount val="222"/>
                <c:pt idx="108">
                  <c:v>80.260000000000005</c:v>
                </c:pt>
                <c:pt idx="109">
                  <c:v>55.72</c:v>
                </c:pt>
                <c:pt idx="110">
                  <c:v>79.900000000000006</c:v>
                </c:pt>
                <c:pt idx="111">
                  <c:v>49.58</c:v>
                </c:pt>
                <c:pt idx="112">
                  <c:v>53.96</c:v>
                </c:pt>
                <c:pt idx="113">
                  <c:v>56.67</c:v>
                </c:pt>
                <c:pt idx="114">
                  <c:v>76.12</c:v>
                </c:pt>
                <c:pt idx="115">
                  <c:v>54.7</c:v>
                </c:pt>
                <c:pt idx="116">
                  <c:v>54.29</c:v>
                </c:pt>
                <c:pt idx="117">
                  <c:v>57.55</c:v>
                </c:pt>
                <c:pt idx="118">
                  <c:v>47.8</c:v>
                </c:pt>
                <c:pt idx="119">
                  <c:v>58.82</c:v>
                </c:pt>
                <c:pt idx="120">
                  <c:v>58.11</c:v>
                </c:pt>
                <c:pt idx="121">
                  <c:v>48.09</c:v>
                </c:pt>
                <c:pt idx="122">
                  <c:v>51.27</c:v>
                </c:pt>
                <c:pt idx="123">
                  <c:v>85.66</c:v>
                </c:pt>
                <c:pt idx="124">
                  <c:v>62.64</c:v>
                </c:pt>
                <c:pt idx="125">
                  <c:v>51.97</c:v>
                </c:pt>
                <c:pt idx="126">
                  <c:v>48.99</c:v>
                </c:pt>
                <c:pt idx="127">
                  <c:v>51.98</c:v>
                </c:pt>
                <c:pt idx="128">
                  <c:v>47.52</c:v>
                </c:pt>
                <c:pt idx="129">
                  <c:v>65.67</c:v>
                </c:pt>
                <c:pt idx="130">
                  <c:v>61.17</c:v>
                </c:pt>
                <c:pt idx="131">
                  <c:v>76.150000000000006</c:v>
                </c:pt>
                <c:pt idx="132">
                  <c:v>45.27</c:v>
                </c:pt>
                <c:pt idx="133">
                  <c:v>69.05</c:v>
                </c:pt>
                <c:pt idx="134">
                  <c:v>32.700000000000003</c:v>
                </c:pt>
                <c:pt idx="135">
                  <c:v>59.16</c:v>
                </c:pt>
                <c:pt idx="136">
                  <c:v>45.99</c:v>
                </c:pt>
                <c:pt idx="137">
                  <c:v>61.05</c:v>
                </c:pt>
                <c:pt idx="138">
                  <c:v>57.77</c:v>
                </c:pt>
                <c:pt idx="139">
                  <c:v>47.43</c:v>
                </c:pt>
                <c:pt idx="140">
                  <c:v>48</c:v>
                </c:pt>
                <c:pt idx="141">
                  <c:v>68.760000000000005</c:v>
                </c:pt>
                <c:pt idx="143">
                  <c:v>77.83</c:v>
                </c:pt>
                <c:pt idx="144">
                  <c:v>65.86</c:v>
                </c:pt>
                <c:pt idx="145">
                  <c:v>38.82</c:v>
                </c:pt>
                <c:pt idx="146">
                  <c:v>65.86</c:v>
                </c:pt>
                <c:pt idx="147">
                  <c:v>66.680000000000007</c:v>
                </c:pt>
                <c:pt idx="148">
                  <c:v>48.62</c:v>
                </c:pt>
                <c:pt idx="149">
                  <c:v>48.91</c:v>
                </c:pt>
                <c:pt idx="150">
                  <c:v>60.88</c:v>
                </c:pt>
                <c:pt idx="151">
                  <c:v>37.700000000000003</c:v>
                </c:pt>
                <c:pt idx="152">
                  <c:v>68.94</c:v>
                </c:pt>
                <c:pt idx="153">
                  <c:v>37.49</c:v>
                </c:pt>
                <c:pt idx="154">
                  <c:v>77.81</c:v>
                </c:pt>
                <c:pt idx="155">
                  <c:v>65.45</c:v>
                </c:pt>
                <c:pt idx="156">
                  <c:v>45.27</c:v>
                </c:pt>
                <c:pt idx="157">
                  <c:v>49.35</c:v>
                </c:pt>
                <c:pt idx="158">
                  <c:v>51.59</c:v>
                </c:pt>
                <c:pt idx="159">
                  <c:v>75.13</c:v>
                </c:pt>
                <c:pt idx="160">
                  <c:v>84.26</c:v>
                </c:pt>
                <c:pt idx="161">
                  <c:v>51.95</c:v>
                </c:pt>
                <c:pt idx="162">
                  <c:v>68.72</c:v>
                </c:pt>
                <c:pt idx="163">
                  <c:v>68.959999999999994</c:v>
                </c:pt>
                <c:pt idx="164">
                  <c:v>81.47</c:v>
                </c:pt>
                <c:pt idx="165">
                  <c:v>69.14</c:v>
                </c:pt>
              </c:numCache>
            </c:numRef>
          </c:xVal>
          <c:yVal>
            <c:numRef>
              <c:f>PostOrbital_HL!$D$218:$D$439</c:f>
              <c:numCache>
                <c:formatCode>General</c:formatCode>
                <c:ptCount val="222"/>
                <c:pt idx="0">
                  <c:v>585</c:v>
                </c:pt>
                <c:pt idx="1">
                  <c:v>660</c:v>
                </c:pt>
                <c:pt idx="2">
                  <c:v>590</c:v>
                </c:pt>
                <c:pt idx="3">
                  <c:v>570</c:v>
                </c:pt>
                <c:pt idx="4">
                  <c:v>740</c:v>
                </c:pt>
                <c:pt idx="5">
                  <c:v>615</c:v>
                </c:pt>
                <c:pt idx="6">
                  <c:v>620</c:v>
                </c:pt>
                <c:pt idx="7">
                  <c:v>470</c:v>
                </c:pt>
                <c:pt idx="8">
                  <c:v>525</c:v>
                </c:pt>
                <c:pt idx="9">
                  <c:v>510</c:v>
                </c:pt>
                <c:pt idx="10">
                  <c:v>705</c:v>
                </c:pt>
                <c:pt idx="11">
                  <c:v>655</c:v>
                </c:pt>
                <c:pt idx="12">
                  <c:v>740</c:v>
                </c:pt>
                <c:pt idx="13">
                  <c:v>635</c:v>
                </c:pt>
                <c:pt idx="14">
                  <c:v>645</c:v>
                </c:pt>
                <c:pt idx="15">
                  <c:v>545</c:v>
                </c:pt>
                <c:pt idx="16">
                  <c:v>640</c:v>
                </c:pt>
                <c:pt idx="17">
                  <c:v>660</c:v>
                </c:pt>
                <c:pt idx="18">
                  <c:v>535</c:v>
                </c:pt>
                <c:pt idx="19">
                  <c:v>555</c:v>
                </c:pt>
                <c:pt idx="20">
                  <c:v>380</c:v>
                </c:pt>
                <c:pt idx="21">
                  <c:v>510</c:v>
                </c:pt>
                <c:pt idx="22">
                  <c:v>525</c:v>
                </c:pt>
                <c:pt idx="23">
                  <c:v>595</c:v>
                </c:pt>
                <c:pt idx="24">
                  <c:v>530</c:v>
                </c:pt>
                <c:pt idx="25">
                  <c:v>360</c:v>
                </c:pt>
                <c:pt idx="26">
                  <c:v>560</c:v>
                </c:pt>
                <c:pt idx="27">
                  <c:v>545</c:v>
                </c:pt>
                <c:pt idx="28">
                  <c:v>575</c:v>
                </c:pt>
                <c:pt idx="29">
                  <c:v>675</c:v>
                </c:pt>
                <c:pt idx="30">
                  <c:v>650</c:v>
                </c:pt>
                <c:pt idx="31">
                  <c:v>350</c:v>
                </c:pt>
                <c:pt idx="32">
                  <c:v>340</c:v>
                </c:pt>
                <c:pt idx="33">
                  <c:v>610</c:v>
                </c:pt>
                <c:pt idx="34">
                  <c:v>605</c:v>
                </c:pt>
                <c:pt idx="35">
                  <c:v>565</c:v>
                </c:pt>
                <c:pt idx="36">
                  <c:v>605</c:v>
                </c:pt>
                <c:pt idx="37">
                  <c:v>550</c:v>
                </c:pt>
                <c:pt idx="38">
                  <c:v>555</c:v>
                </c:pt>
                <c:pt idx="39">
                  <c:v>500</c:v>
                </c:pt>
                <c:pt idx="40">
                  <c:v>585</c:v>
                </c:pt>
                <c:pt idx="41">
                  <c:v>605</c:v>
                </c:pt>
                <c:pt idx="42">
                  <c:v>565</c:v>
                </c:pt>
                <c:pt idx="43">
                  <c:v>565</c:v>
                </c:pt>
                <c:pt idx="44">
                  <c:v>705</c:v>
                </c:pt>
                <c:pt idx="45">
                  <c:v>495</c:v>
                </c:pt>
                <c:pt idx="46">
                  <c:v>455</c:v>
                </c:pt>
                <c:pt idx="47">
                  <c:v>725</c:v>
                </c:pt>
                <c:pt idx="48">
                  <c:v>695</c:v>
                </c:pt>
                <c:pt idx="49">
                  <c:v>640</c:v>
                </c:pt>
                <c:pt idx="50">
                  <c:v>670</c:v>
                </c:pt>
                <c:pt idx="51">
                  <c:v>645</c:v>
                </c:pt>
                <c:pt idx="52">
                  <c:v>655</c:v>
                </c:pt>
                <c:pt idx="53">
                  <c:v>700</c:v>
                </c:pt>
                <c:pt idx="54">
                  <c:v>600</c:v>
                </c:pt>
                <c:pt idx="55">
                  <c:v>575</c:v>
                </c:pt>
                <c:pt idx="56">
                  <c:v>540</c:v>
                </c:pt>
                <c:pt idx="57">
                  <c:v>520</c:v>
                </c:pt>
                <c:pt idx="58">
                  <c:v>695</c:v>
                </c:pt>
                <c:pt idx="59">
                  <c:v>580</c:v>
                </c:pt>
                <c:pt idx="60">
                  <c:v>670</c:v>
                </c:pt>
                <c:pt idx="61">
                  <c:v>645</c:v>
                </c:pt>
                <c:pt idx="62">
                  <c:v>610</c:v>
                </c:pt>
                <c:pt idx="63">
                  <c:v>555</c:v>
                </c:pt>
                <c:pt idx="64">
                  <c:v>560</c:v>
                </c:pt>
                <c:pt idx="65">
                  <c:v>510</c:v>
                </c:pt>
                <c:pt idx="66">
                  <c:v>625</c:v>
                </c:pt>
                <c:pt idx="67">
                  <c:v>605</c:v>
                </c:pt>
                <c:pt idx="68">
                  <c:v>665</c:v>
                </c:pt>
                <c:pt idx="69">
                  <c:v>595</c:v>
                </c:pt>
                <c:pt idx="70">
                  <c:v>675</c:v>
                </c:pt>
                <c:pt idx="71">
                  <c:v>540</c:v>
                </c:pt>
                <c:pt idx="72">
                  <c:v>635</c:v>
                </c:pt>
                <c:pt idx="73">
                  <c:v>680</c:v>
                </c:pt>
                <c:pt idx="74">
                  <c:v>755</c:v>
                </c:pt>
                <c:pt idx="75">
                  <c:v>620</c:v>
                </c:pt>
                <c:pt idx="76">
                  <c:v>720</c:v>
                </c:pt>
                <c:pt idx="77">
                  <c:v>610</c:v>
                </c:pt>
                <c:pt idx="78">
                  <c:v>685</c:v>
                </c:pt>
                <c:pt idx="79">
                  <c:v>635</c:v>
                </c:pt>
                <c:pt idx="80">
                  <c:v>620</c:v>
                </c:pt>
                <c:pt idx="81">
                  <c:v>495</c:v>
                </c:pt>
                <c:pt idx="82">
                  <c:v>650</c:v>
                </c:pt>
                <c:pt idx="83">
                  <c:v>625</c:v>
                </c:pt>
                <c:pt idx="84">
                  <c:v>550</c:v>
                </c:pt>
                <c:pt idx="85">
                  <c:v>700</c:v>
                </c:pt>
                <c:pt idx="86">
                  <c:v>550</c:v>
                </c:pt>
                <c:pt idx="87">
                  <c:v>640</c:v>
                </c:pt>
                <c:pt idx="88">
                  <c:v>650</c:v>
                </c:pt>
                <c:pt idx="89">
                  <c:v>645</c:v>
                </c:pt>
                <c:pt idx="90">
                  <c:v>600</c:v>
                </c:pt>
                <c:pt idx="91">
                  <c:v>510</c:v>
                </c:pt>
                <c:pt idx="92">
                  <c:v>545</c:v>
                </c:pt>
                <c:pt idx="93">
                  <c:v>675</c:v>
                </c:pt>
                <c:pt idx="94">
                  <c:v>630</c:v>
                </c:pt>
                <c:pt idx="95">
                  <c:v>670</c:v>
                </c:pt>
                <c:pt idx="96">
                  <c:v>545</c:v>
                </c:pt>
                <c:pt idx="97">
                  <c:v>615</c:v>
                </c:pt>
                <c:pt idx="98">
                  <c:v>570</c:v>
                </c:pt>
                <c:pt idx="99">
                  <c:v>680</c:v>
                </c:pt>
                <c:pt idx="100">
                  <c:v>560</c:v>
                </c:pt>
                <c:pt idx="101">
                  <c:v>240</c:v>
                </c:pt>
                <c:pt idx="102">
                  <c:v>260</c:v>
                </c:pt>
                <c:pt idx="103">
                  <c:v>240</c:v>
                </c:pt>
                <c:pt idx="104">
                  <c:v>250</c:v>
                </c:pt>
                <c:pt idx="105">
                  <c:v>245</c:v>
                </c:pt>
                <c:pt idx="106">
                  <c:v>245</c:v>
                </c:pt>
                <c:pt idx="107">
                  <c:v>245</c:v>
                </c:pt>
                <c:pt idx="108">
                  <c:v>685</c:v>
                </c:pt>
                <c:pt idx="109">
                  <c:v>515</c:v>
                </c:pt>
                <c:pt idx="110">
                  <c:v>700</c:v>
                </c:pt>
                <c:pt idx="111">
                  <c:v>460</c:v>
                </c:pt>
                <c:pt idx="112">
                  <c:v>485</c:v>
                </c:pt>
                <c:pt idx="113">
                  <c:v>500</c:v>
                </c:pt>
                <c:pt idx="114">
                  <c:v>655</c:v>
                </c:pt>
                <c:pt idx="115">
                  <c:v>535</c:v>
                </c:pt>
                <c:pt idx="116">
                  <c:v>495</c:v>
                </c:pt>
                <c:pt idx="117">
                  <c:v>515</c:v>
                </c:pt>
                <c:pt idx="118">
                  <c:v>445</c:v>
                </c:pt>
                <c:pt idx="119">
                  <c:v>580</c:v>
                </c:pt>
                <c:pt idx="120">
                  <c:v>530</c:v>
                </c:pt>
                <c:pt idx="121">
                  <c:v>420</c:v>
                </c:pt>
                <c:pt idx="122">
                  <c:v>475</c:v>
                </c:pt>
                <c:pt idx="123">
                  <c:v>725</c:v>
                </c:pt>
                <c:pt idx="124">
                  <c:v>610</c:v>
                </c:pt>
                <c:pt idx="125">
                  <c:v>490</c:v>
                </c:pt>
                <c:pt idx="126">
                  <c:v>470</c:v>
                </c:pt>
                <c:pt idx="127">
                  <c:v>485</c:v>
                </c:pt>
                <c:pt idx="128">
                  <c:v>480</c:v>
                </c:pt>
                <c:pt idx="129">
                  <c:v>650</c:v>
                </c:pt>
                <c:pt idx="130">
                  <c:v>590</c:v>
                </c:pt>
                <c:pt idx="131">
                  <c:v>655</c:v>
                </c:pt>
                <c:pt idx="132">
                  <c:v>600</c:v>
                </c:pt>
                <c:pt idx="133">
                  <c:v>595</c:v>
                </c:pt>
                <c:pt idx="134">
                  <c:v>320</c:v>
                </c:pt>
                <c:pt idx="135">
                  <c:v>550</c:v>
                </c:pt>
                <c:pt idx="136">
                  <c:v>440</c:v>
                </c:pt>
                <c:pt idx="137">
                  <c:v>540</c:v>
                </c:pt>
                <c:pt idx="138">
                  <c:v>530</c:v>
                </c:pt>
                <c:pt idx="139">
                  <c:v>470</c:v>
                </c:pt>
                <c:pt idx="140">
                  <c:v>485</c:v>
                </c:pt>
                <c:pt idx="141">
                  <c:v>615</c:v>
                </c:pt>
                <c:pt idx="142">
                  <c:v>725</c:v>
                </c:pt>
                <c:pt idx="143">
                  <c:v>730</c:v>
                </c:pt>
                <c:pt idx="144">
                  <c:v>590</c:v>
                </c:pt>
                <c:pt idx="145">
                  <c:v>390</c:v>
                </c:pt>
                <c:pt idx="146">
                  <c:v>620</c:v>
                </c:pt>
                <c:pt idx="147">
                  <c:v>585</c:v>
                </c:pt>
                <c:pt idx="148">
                  <c:v>500</c:v>
                </c:pt>
                <c:pt idx="149">
                  <c:v>490</c:v>
                </c:pt>
                <c:pt idx="150">
                  <c:v>635</c:v>
                </c:pt>
                <c:pt idx="151">
                  <c:v>375</c:v>
                </c:pt>
                <c:pt idx="152">
                  <c:v>630</c:v>
                </c:pt>
                <c:pt idx="153">
                  <c:v>375</c:v>
                </c:pt>
                <c:pt idx="154">
                  <c:v>740</c:v>
                </c:pt>
                <c:pt idx="155">
                  <c:v>600</c:v>
                </c:pt>
                <c:pt idx="156">
                  <c:v>435</c:v>
                </c:pt>
                <c:pt idx="157">
                  <c:v>460</c:v>
                </c:pt>
                <c:pt idx="158">
                  <c:v>520</c:v>
                </c:pt>
                <c:pt idx="159">
                  <c:v>700</c:v>
                </c:pt>
                <c:pt idx="160">
                  <c:v>780</c:v>
                </c:pt>
                <c:pt idx="161">
                  <c:v>535</c:v>
                </c:pt>
                <c:pt idx="162">
                  <c:v>640</c:v>
                </c:pt>
                <c:pt idx="163">
                  <c:v>665</c:v>
                </c:pt>
                <c:pt idx="164">
                  <c:v>750</c:v>
                </c:pt>
                <c:pt idx="165">
                  <c:v>630</c:v>
                </c:pt>
                <c:pt idx="166">
                  <c:v>480</c:v>
                </c:pt>
                <c:pt idx="167">
                  <c:v>765</c:v>
                </c:pt>
                <c:pt idx="168">
                  <c:v>455</c:v>
                </c:pt>
                <c:pt idx="169">
                  <c:v>520</c:v>
                </c:pt>
                <c:pt idx="170">
                  <c:v>460</c:v>
                </c:pt>
                <c:pt idx="171">
                  <c:v>465</c:v>
                </c:pt>
                <c:pt idx="172">
                  <c:v>730</c:v>
                </c:pt>
                <c:pt idx="173">
                  <c:v>525</c:v>
                </c:pt>
                <c:pt idx="174">
                  <c:v>720</c:v>
                </c:pt>
                <c:pt idx="175">
                  <c:v>490</c:v>
                </c:pt>
                <c:pt idx="176">
                  <c:v>755</c:v>
                </c:pt>
                <c:pt idx="177">
                  <c:v>475</c:v>
                </c:pt>
                <c:pt idx="178">
                  <c:v>575</c:v>
                </c:pt>
                <c:pt idx="179">
                  <c:v>565</c:v>
                </c:pt>
                <c:pt idx="180">
                  <c:v>570</c:v>
                </c:pt>
                <c:pt idx="181">
                  <c:v>595</c:v>
                </c:pt>
                <c:pt idx="182">
                  <c:v>475</c:v>
                </c:pt>
                <c:pt idx="183">
                  <c:v>520</c:v>
                </c:pt>
                <c:pt idx="184">
                  <c:v>405</c:v>
                </c:pt>
                <c:pt idx="185">
                  <c:v>495</c:v>
                </c:pt>
                <c:pt idx="186">
                  <c:v>580</c:v>
                </c:pt>
                <c:pt idx="187">
                  <c:v>380</c:v>
                </c:pt>
                <c:pt idx="188">
                  <c:v>420</c:v>
                </c:pt>
                <c:pt idx="189">
                  <c:v>400</c:v>
                </c:pt>
                <c:pt idx="190">
                  <c:v>400</c:v>
                </c:pt>
                <c:pt idx="191">
                  <c:v>575</c:v>
                </c:pt>
                <c:pt idx="192">
                  <c:v>485</c:v>
                </c:pt>
                <c:pt idx="193">
                  <c:v>460</c:v>
                </c:pt>
                <c:pt idx="194">
                  <c:v>585</c:v>
                </c:pt>
                <c:pt idx="195">
                  <c:v>500</c:v>
                </c:pt>
                <c:pt idx="196">
                  <c:v>475</c:v>
                </c:pt>
                <c:pt idx="197">
                  <c:v>535</c:v>
                </c:pt>
                <c:pt idx="198">
                  <c:v>480</c:v>
                </c:pt>
                <c:pt idx="199">
                  <c:v>480</c:v>
                </c:pt>
                <c:pt idx="200">
                  <c:v>665</c:v>
                </c:pt>
                <c:pt idx="201">
                  <c:v>630</c:v>
                </c:pt>
                <c:pt idx="202">
                  <c:v>560</c:v>
                </c:pt>
                <c:pt idx="203">
                  <c:v>665</c:v>
                </c:pt>
                <c:pt idx="204">
                  <c:v>695</c:v>
                </c:pt>
                <c:pt idx="205">
                  <c:v>515</c:v>
                </c:pt>
                <c:pt idx="206">
                  <c:v>505</c:v>
                </c:pt>
                <c:pt idx="207">
                  <c:v>505</c:v>
                </c:pt>
                <c:pt idx="208">
                  <c:v>505</c:v>
                </c:pt>
                <c:pt idx="209">
                  <c:v>530</c:v>
                </c:pt>
                <c:pt idx="210">
                  <c:v>360</c:v>
                </c:pt>
                <c:pt idx="211">
                  <c:v>555</c:v>
                </c:pt>
                <c:pt idx="212">
                  <c:v>580</c:v>
                </c:pt>
                <c:pt idx="213">
                  <c:v>590</c:v>
                </c:pt>
                <c:pt idx="214">
                  <c:v>470</c:v>
                </c:pt>
                <c:pt idx="215">
                  <c:v>505</c:v>
                </c:pt>
                <c:pt idx="216">
                  <c:v>615</c:v>
                </c:pt>
                <c:pt idx="217">
                  <c:v>670</c:v>
                </c:pt>
                <c:pt idx="218">
                  <c:v>515</c:v>
                </c:pt>
                <c:pt idx="219">
                  <c:v>490</c:v>
                </c:pt>
                <c:pt idx="220">
                  <c:v>450</c:v>
                </c:pt>
                <c:pt idx="221">
                  <c:v>570</c:v>
                </c:pt>
              </c:numCache>
            </c:numRef>
          </c:yVal>
          <c:smooth val="0"/>
          <c:extLst>
            <c:ext xmlns:c16="http://schemas.microsoft.com/office/drawing/2014/chart" uri="{C3380CC4-5D6E-409C-BE32-E72D297353CC}">
              <c16:uniqueId val="{00000000-C086-4DDF-A350-1415CC0134A2}"/>
            </c:ext>
          </c:extLst>
        </c:ser>
        <c:ser>
          <c:idx val="1"/>
          <c:order val="1"/>
          <c:tx>
            <c:v>FEMALE</c:v>
          </c:tx>
          <c:spPr>
            <a:ln w="28575">
              <a:noFill/>
            </a:ln>
          </c:spPr>
          <c:marker>
            <c:symbol val="square"/>
            <c:size val="4"/>
            <c:spPr>
              <a:solidFill>
                <a:srgbClr val="C00000"/>
              </a:solidFill>
            </c:spPr>
          </c:marker>
          <c:xVal>
            <c:numRef>
              <c:f>PostOrbital_HL!$C$2:$C$217</c:f>
              <c:numCache>
                <c:formatCode>General</c:formatCode>
                <c:ptCount val="216"/>
                <c:pt idx="64">
                  <c:v>99.28</c:v>
                </c:pt>
                <c:pt idx="65">
                  <c:v>119.21</c:v>
                </c:pt>
                <c:pt idx="66">
                  <c:v>92.3</c:v>
                </c:pt>
                <c:pt idx="67">
                  <c:v>65.75</c:v>
                </c:pt>
                <c:pt idx="68">
                  <c:v>75.489999999999995</c:v>
                </c:pt>
                <c:pt idx="71">
                  <c:v>72.41</c:v>
                </c:pt>
                <c:pt idx="72">
                  <c:v>71.91</c:v>
                </c:pt>
                <c:pt idx="73">
                  <c:v>79.260000000000005</c:v>
                </c:pt>
                <c:pt idx="74">
                  <c:v>89.43</c:v>
                </c:pt>
                <c:pt idx="75">
                  <c:v>99.26</c:v>
                </c:pt>
                <c:pt idx="76">
                  <c:v>95.72</c:v>
                </c:pt>
                <c:pt idx="77">
                  <c:v>49.73</c:v>
                </c:pt>
                <c:pt idx="78">
                  <c:v>35.14</c:v>
                </c:pt>
                <c:pt idx="79">
                  <c:v>52.75</c:v>
                </c:pt>
                <c:pt idx="80">
                  <c:v>57.14</c:v>
                </c:pt>
                <c:pt idx="81">
                  <c:v>34.17</c:v>
                </c:pt>
                <c:pt idx="82">
                  <c:v>39.79</c:v>
                </c:pt>
                <c:pt idx="83">
                  <c:v>40.35</c:v>
                </c:pt>
                <c:pt idx="84">
                  <c:v>63.21</c:v>
                </c:pt>
                <c:pt idx="85">
                  <c:v>63.31</c:v>
                </c:pt>
                <c:pt idx="86">
                  <c:v>53.47</c:v>
                </c:pt>
                <c:pt idx="87">
                  <c:v>64.14</c:v>
                </c:pt>
                <c:pt idx="88">
                  <c:v>59.79</c:v>
                </c:pt>
                <c:pt idx="89">
                  <c:v>49.74</c:v>
                </c:pt>
                <c:pt idx="90">
                  <c:v>83.28</c:v>
                </c:pt>
                <c:pt idx="91">
                  <c:v>61.21</c:v>
                </c:pt>
                <c:pt idx="93">
                  <c:v>60.82</c:v>
                </c:pt>
                <c:pt idx="94">
                  <c:v>63.54</c:v>
                </c:pt>
                <c:pt idx="95">
                  <c:v>64.739999999999995</c:v>
                </c:pt>
                <c:pt idx="96">
                  <c:v>71.290000000000006</c:v>
                </c:pt>
                <c:pt idx="97">
                  <c:v>62.35</c:v>
                </c:pt>
                <c:pt idx="98">
                  <c:v>39.79</c:v>
                </c:pt>
                <c:pt idx="100">
                  <c:v>34.36</c:v>
                </c:pt>
                <c:pt idx="101">
                  <c:v>56.59</c:v>
                </c:pt>
                <c:pt idx="102">
                  <c:v>62.1</c:v>
                </c:pt>
                <c:pt idx="103">
                  <c:v>54.39</c:v>
                </c:pt>
                <c:pt idx="104">
                  <c:v>53.98</c:v>
                </c:pt>
                <c:pt idx="105">
                  <c:v>50.64</c:v>
                </c:pt>
                <c:pt idx="106">
                  <c:v>36.64</c:v>
                </c:pt>
                <c:pt idx="107">
                  <c:v>51.86</c:v>
                </c:pt>
                <c:pt idx="108">
                  <c:v>62.62</c:v>
                </c:pt>
                <c:pt idx="109">
                  <c:v>79.52</c:v>
                </c:pt>
                <c:pt idx="110">
                  <c:v>98.4</c:v>
                </c:pt>
                <c:pt idx="111">
                  <c:v>96.3</c:v>
                </c:pt>
                <c:pt idx="112">
                  <c:v>51.6</c:v>
                </c:pt>
                <c:pt idx="113">
                  <c:v>54.95</c:v>
                </c:pt>
                <c:pt idx="114">
                  <c:v>57.33</c:v>
                </c:pt>
                <c:pt idx="115">
                  <c:v>60.99</c:v>
                </c:pt>
                <c:pt idx="116">
                  <c:v>55.69</c:v>
                </c:pt>
                <c:pt idx="117">
                  <c:v>51.05</c:v>
                </c:pt>
                <c:pt idx="118">
                  <c:v>68.02</c:v>
                </c:pt>
                <c:pt idx="119">
                  <c:v>150.72999999999999</c:v>
                </c:pt>
                <c:pt idx="120">
                  <c:v>38.340000000000003</c:v>
                </c:pt>
                <c:pt idx="121">
                  <c:v>57.44</c:v>
                </c:pt>
                <c:pt idx="122">
                  <c:v>54.89</c:v>
                </c:pt>
                <c:pt idx="123">
                  <c:v>38.020000000000003</c:v>
                </c:pt>
                <c:pt idx="124">
                  <c:v>59.2</c:v>
                </c:pt>
                <c:pt idx="125">
                  <c:v>35.700000000000003</c:v>
                </c:pt>
                <c:pt idx="127">
                  <c:v>50.69</c:v>
                </c:pt>
                <c:pt idx="128">
                  <c:v>68.22</c:v>
                </c:pt>
                <c:pt idx="129">
                  <c:v>40.26</c:v>
                </c:pt>
                <c:pt idx="130">
                  <c:v>52.99</c:v>
                </c:pt>
                <c:pt idx="132">
                  <c:v>52.88</c:v>
                </c:pt>
                <c:pt idx="133">
                  <c:v>124.1</c:v>
                </c:pt>
                <c:pt idx="134">
                  <c:v>73.59</c:v>
                </c:pt>
                <c:pt idx="135">
                  <c:v>35.54</c:v>
                </c:pt>
                <c:pt idx="136">
                  <c:v>67.41</c:v>
                </c:pt>
                <c:pt idx="137">
                  <c:v>49.43</c:v>
                </c:pt>
                <c:pt idx="138">
                  <c:v>47.26</c:v>
                </c:pt>
                <c:pt idx="139">
                  <c:v>35.630000000000003</c:v>
                </c:pt>
                <c:pt idx="140">
                  <c:v>37.119999999999997</c:v>
                </c:pt>
                <c:pt idx="141">
                  <c:v>66.599999999999994</c:v>
                </c:pt>
                <c:pt idx="142">
                  <c:v>31.5</c:v>
                </c:pt>
              </c:numCache>
            </c:numRef>
          </c:xVal>
          <c:yVal>
            <c:numRef>
              <c:f>PostOrbital_HL!$D$2:$D$217</c:f>
              <c:numCache>
                <c:formatCode>General</c:formatCode>
                <c:ptCount val="216"/>
                <c:pt idx="0">
                  <c:v>470</c:v>
                </c:pt>
                <c:pt idx="1">
                  <c:v>550</c:v>
                </c:pt>
                <c:pt idx="2">
                  <c:v>655</c:v>
                </c:pt>
                <c:pt idx="3">
                  <c:v>700</c:v>
                </c:pt>
                <c:pt idx="4">
                  <c:v>780</c:v>
                </c:pt>
                <c:pt idx="5">
                  <c:v>655</c:v>
                </c:pt>
                <c:pt idx="6">
                  <c:v>515</c:v>
                </c:pt>
                <c:pt idx="7">
                  <c:v>470</c:v>
                </c:pt>
                <c:pt idx="8">
                  <c:v>705</c:v>
                </c:pt>
                <c:pt idx="9">
                  <c:v>570</c:v>
                </c:pt>
                <c:pt idx="10">
                  <c:v>480</c:v>
                </c:pt>
                <c:pt idx="11">
                  <c:v>725</c:v>
                </c:pt>
                <c:pt idx="12">
                  <c:v>675</c:v>
                </c:pt>
                <c:pt idx="13">
                  <c:v>560</c:v>
                </c:pt>
                <c:pt idx="14">
                  <c:v>545</c:v>
                </c:pt>
                <c:pt idx="15">
                  <c:v>590</c:v>
                </c:pt>
                <c:pt idx="16">
                  <c:v>660</c:v>
                </c:pt>
                <c:pt idx="17">
                  <c:v>960</c:v>
                </c:pt>
                <c:pt idx="18">
                  <c:v>805</c:v>
                </c:pt>
                <c:pt idx="19">
                  <c:v>690</c:v>
                </c:pt>
                <c:pt idx="20">
                  <c:v>615</c:v>
                </c:pt>
                <c:pt idx="21">
                  <c:v>830</c:v>
                </c:pt>
                <c:pt idx="22">
                  <c:v>535</c:v>
                </c:pt>
                <c:pt idx="23">
                  <c:v>345</c:v>
                </c:pt>
                <c:pt idx="24">
                  <c:v>370</c:v>
                </c:pt>
                <c:pt idx="25">
                  <c:v>540</c:v>
                </c:pt>
                <c:pt idx="26">
                  <c:v>515</c:v>
                </c:pt>
                <c:pt idx="27">
                  <c:v>610</c:v>
                </c:pt>
                <c:pt idx="28">
                  <c:v>660</c:v>
                </c:pt>
                <c:pt idx="29">
                  <c:v>560</c:v>
                </c:pt>
                <c:pt idx="30">
                  <c:v>565</c:v>
                </c:pt>
                <c:pt idx="31">
                  <c:v>490</c:v>
                </c:pt>
                <c:pt idx="32">
                  <c:v>445</c:v>
                </c:pt>
                <c:pt idx="33">
                  <c:v>595</c:v>
                </c:pt>
                <c:pt idx="34">
                  <c:v>570</c:v>
                </c:pt>
                <c:pt idx="35">
                  <c:v>680</c:v>
                </c:pt>
                <c:pt idx="36">
                  <c:v>345</c:v>
                </c:pt>
                <c:pt idx="37">
                  <c:v>660</c:v>
                </c:pt>
                <c:pt idx="38">
                  <c:v>550</c:v>
                </c:pt>
                <c:pt idx="39">
                  <c:v>600</c:v>
                </c:pt>
                <c:pt idx="40">
                  <c:v>565</c:v>
                </c:pt>
                <c:pt idx="41">
                  <c:v>635</c:v>
                </c:pt>
                <c:pt idx="42">
                  <c:v>710</c:v>
                </c:pt>
                <c:pt idx="43">
                  <c:v>635</c:v>
                </c:pt>
                <c:pt idx="44">
                  <c:v>695</c:v>
                </c:pt>
                <c:pt idx="45">
                  <c:v>595</c:v>
                </c:pt>
                <c:pt idx="46">
                  <c:v>715</c:v>
                </c:pt>
                <c:pt idx="47">
                  <c:v>550</c:v>
                </c:pt>
                <c:pt idx="48">
                  <c:v>650</c:v>
                </c:pt>
                <c:pt idx="49">
                  <c:v>715</c:v>
                </c:pt>
                <c:pt idx="50">
                  <c:v>590</c:v>
                </c:pt>
                <c:pt idx="51">
                  <c:v>625</c:v>
                </c:pt>
                <c:pt idx="52">
                  <c:v>620</c:v>
                </c:pt>
                <c:pt idx="53">
                  <c:v>620</c:v>
                </c:pt>
                <c:pt idx="54">
                  <c:v>700</c:v>
                </c:pt>
                <c:pt idx="55">
                  <c:v>655</c:v>
                </c:pt>
                <c:pt idx="56">
                  <c:v>695</c:v>
                </c:pt>
                <c:pt idx="57">
                  <c:v>595</c:v>
                </c:pt>
                <c:pt idx="58">
                  <c:v>655</c:v>
                </c:pt>
                <c:pt idx="59">
                  <c:v>670</c:v>
                </c:pt>
                <c:pt idx="60">
                  <c:v>605</c:v>
                </c:pt>
                <c:pt idx="61">
                  <c:v>650</c:v>
                </c:pt>
                <c:pt idx="62">
                  <c:v>745</c:v>
                </c:pt>
                <c:pt idx="63">
                  <c:v>840</c:v>
                </c:pt>
                <c:pt idx="64">
                  <c:v>820</c:v>
                </c:pt>
                <c:pt idx="65">
                  <c:v>850</c:v>
                </c:pt>
                <c:pt idx="66">
                  <c:v>745</c:v>
                </c:pt>
                <c:pt idx="67">
                  <c:v>595</c:v>
                </c:pt>
                <c:pt idx="68">
                  <c:v>705</c:v>
                </c:pt>
                <c:pt idx="69">
                  <c:v>695</c:v>
                </c:pt>
                <c:pt idx="70">
                  <c:v>770</c:v>
                </c:pt>
                <c:pt idx="71">
                  <c:v>685</c:v>
                </c:pt>
                <c:pt idx="72">
                  <c:v>705</c:v>
                </c:pt>
                <c:pt idx="73">
                  <c:v>715</c:v>
                </c:pt>
                <c:pt idx="74">
                  <c:v>815</c:v>
                </c:pt>
                <c:pt idx="75">
                  <c:v>865</c:v>
                </c:pt>
                <c:pt idx="76">
                  <c:v>850</c:v>
                </c:pt>
                <c:pt idx="77">
                  <c:v>545</c:v>
                </c:pt>
                <c:pt idx="78">
                  <c:v>350</c:v>
                </c:pt>
                <c:pt idx="79">
                  <c:v>530</c:v>
                </c:pt>
                <c:pt idx="80">
                  <c:v>530</c:v>
                </c:pt>
                <c:pt idx="81">
                  <c:v>355</c:v>
                </c:pt>
                <c:pt idx="82">
                  <c:v>405</c:v>
                </c:pt>
                <c:pt idx="83">
                  <c:v>380</c:v>
                </c:pt>
                <c:pt idx="84">
                  <c:v>585</c:v>
                </c:pt>
                <c:pt idx="85">
                  <c:v>585</c:v>
                </c:pt>
                <c:pt idx="86">
                  <c:v>510</c:v>
                </c:pt>
                <c:pt idx="87">
                  <c:v>580</c:v>
                </c:pt>
                <c:pt idx="88">
                  <c:v>535</c:v>
                </c:pt>
                <c:pt idx="89">
                  <c:v>460</c:v>
                </c:pt>
                <c:pt idx="90">
                  <c:v>720</c:v>
                </c:pt>
                <c:pt idx="91">
                  <c:v>545</c:v>
                </c:pt>
                <c:pt idx="92">
                  <c:v>565</c:v>
                </c:pt>
                <c:pt idx="93">
                  <c:v>510</c:v>
                </c:pt>
                <c:pt idx="94">
                  <c:v>565</c:v>
                </c:pt>
                <c:pt idx="95">
                  <c:v>555</c:v>
                </c:pt>
                <c:pt idx="96">
                  <c:v>605</c:v>
                </c:pt>
                <c:pt idx="97">
                  <c:v>555</c:v>
                </c:pt>
                <c:pt idx="98">
                  <c:v>410</c:v>
                </c:pt>
                <c:pt idx="99">
                  <c:v>630</c:v>
                </c:pt>
                <c:pt idx="100">
                  <c:v>605</c:v>
                </c:pt>
                <c:pt idx="101">
                  <c:v>530</c:v>
                </c:pt>
                <c:pt idx="102">
                  <c:v>580</c:v>
                </c:pt>
                <c:pt idx="103">
                  <c:v>545</c:v>
                </c:pt>
                <c:pt idx="104">
                  <c:v>510</c:v>
                </c:pt>
                <c:pt idx="105">
                  <c:v>475</c:v>
                </c:pt>
                <c:pt idx="106">
                  <c:v>375</c:v>
                </c:pt>
                <c:pt idx="107">
                  <c:v>525</c:v>
                </c:pt>
                <c:pt idx="108">
                  <c:v>690</c:v>
                </c:pt>
                <c:pt idx="109">
                  <c:v>685</c:v>
                </c:pt>
                <c:pt idx="110">
                  <c:v>865</c:v>
                </c:pt>
                <c:pt idx="111">
                  <c:v>825</c:v>
                </c:pt>
                <c:pt idx="112">
                  <c:v>530</c:v>
                </c:pt>
                <c:pt idx="113">
                  <c:v>525</c:v>
                </c:pt>
                <c:pt idx="114">
                  <c:v>555</c:v>
                </c:pt>
                <c:pt idx="115">
                  <c:v>570</c:v>
                </c:pt>
                <c:pt idx="116">
                  <c:v>505</c:v>
                </c:pt>
                <c:pt idx="117">
                  <c:v>510</c:v>
                </c:pt>
                <c:pt idx="118">
                  <c:v>625</c:v>
                </c:pt>
                <c:pt idx="119">
                  <c:v>1080</c:v>
                </c:pt>
                <c:pt idx="120">
                  <c:v>365</c:v>
                </c:pt>
                <c:pt idx="121">
                  <c:v>520</c:v>
                </c:pt>
                <c:pt idx="122">
                  <c:v>525</c:v>
                </c:pt>
                <c:pt idx="123">
                  <c:v>380</c:v>
                </c:pt>
                <c:pt idx="124">
                  <c:v>555</c:v>
                </c:pt>
                <c:pt idx="125">
                  <c:v>375</c:v>
                </c:pt>
                <c:pt idx="126">
                  <c:v>605</c:v>
                </c:pt>
                <c:pt idx="127">
                  <c:v>495</c:v>
                </c:pt>
                <c:pt idx="128">
                  <c:v>650</c:v>
                </c:pt>
                <c:pt idx="129">
                  <c:v>405</c:v>
                </c:pt>
                <c:pt idx="130">
                  <c:v>520</c:v>
                </c:pt>
                <c:pt idx="131">
                  <c:v>490</c:v>
                </c:pt>
                <c:pt idx="132">
                  <c:v>505</c:v>
                </c:pt>
                <c:pt idx="133">
                  <c:v>965</c:v>
                </c:pt>
                <c:pt idx="134">
                  <c:v>695</c:v>
                </c:pt>
                <c:pt idx="135">
                  <c:v>370</c:v>
                </c:pt>
                <c:pt idx="136">
                  <c:v>620</c:v>
                </c:pt>
                <c:pt idx="137">
                  <c:v>485</c:v>
                </c:pt>
                <c:pt idx="138">
                  <c:v>515</c:v>
                </c:pt>
                <c:pt idx="139">
                  <c:v>395</c:v>
                </c:pt>
                <c:pt idx="140">
                  <c:v>390</c:v>
                </c:pt>
                <c:pt idx="141">
                  <c:v>615</c:v>
                </c:pt>
                <c:pt idx="142">
                  <c:v>350</c:v>
                </c:pt>
                <c:pt idx="143">
                  <c:v>585</c:v>
                </c:pt>
                <c:pt idx="144">
                  <c:v>880</c:v>
                </c:pt>
                <c:pt idx="145">
                  <c:v>685</c:v>
                </c:pt>
                <c:pt idx="146">
                  <c:v>505</c:v>
                </c:pt>
                <c:pt idx="147">
                  <c:v>710</c:v>
                </c:pt>
                <c:pt idx="148">
                  <c:v>450</c:v>
                </c:pt>
                <c:pt idx="149">
                  <c:v>520</c:v>
                </c:pt>
                <c:pt idx="150">
                  <c:v>670</c:v>
                </c:pt>
                <c:pt idx="151">
                  <c:v>480</c:v>
                </c:pt>
                <c:pt idx="152">
                  <c:v>470</c:v>
                </c:pt>
                <c:pt idx="153">
                  <c:v>660</c:v>
                </c:pt>
                <c:pt idx="154">
                  <c:v>475</c:v>
                </c:pt>
                <c:pt idx="155">
                  <c:v>665</c:v>
                </c:pt>
                <c:pt idx="156">
                  <c:v>440</c:v>
                </c:pt>
                <c:pt idx="157">
                  <c:v>675</c:v>
                </c:pt>
                <c:pt idx="158">
                  <c:v>640</c:v>
                </c:pt>
                <c:pt idx="159">
                  <c:v>600</c:v>
                </c:pt>
                <c:pt idx="160">
                  <c:v>480</c:v>
                </c:pt>
                <c:pt idx="161">
                  <c:v>450</c:v>
                </c:pt>
                <c:pt idx="162">
                  <c:v>435</c:v>
                </c:pt>
                <c:pt idx="163">
                  <c:v>465</c:v>
                </c:pt>
                <c:pt idx="164">
                  <c:v>630</c:v>
                </c:pt>
                <c:pt idx="165">
                  <c:v>775</c:v>
                </c:pt>
                <c:pt idx="166">
                  <c:v>750</c:v>
                </c:pt>
                <c:pt idx="167">
                  <c:v>645</c:v>
                </c:pt>
                <c:pt idx="168">
                  <c:v>615</c:v>
                </c:pt>
                <c:pt idx="169">
                  <c:v>680</c:v>
                </c:pt>
                <c:pt idx="170">
                  <c:v>495</c:v>
                </c:pt>
                <c:pt idx="171">
                  <c:v>520</c:v>
                </c:pt>
                <c:pt idx="172">
                  <c:v>810</c:v>
                </c:pt>
                <c:pt idx="173">
                  <c:v>505</c:v>
                </c:pt>
                <c:pt idx="174">
                  <c:v>820</c:v>
                </c:pt>
                <c:pt idx="175">
                  <c:v>540</c:v>
                </c:pt>
                <c:pt idx="176">
                  <c:v>680</c:v>
                </c:pt>
                <c:pt idx="177">
                  <c:v>615</c:v>
                </c:pt>
                <c:pt idx="178">
                  <c:v>495</c:v>
                </c:pt>
                <c:pt idx="179">
                  <c:v>395</c:v>
                </c:pt>
                <c:pt idx="180">
                  <c:v>410</c:v>
                </c:pt>
                <c:pt idx="181">
                  <c:v>645</c:v>
                </c:pt>
                <c:pt idx="182">
                  <c:v>475</c:v>
                </c:pt>
                <c:pt idx="183">
                  <c:v>740</c:v>
                </c:pt>
                <c:pt idx="184">
                  <c:v>390</c:v>
                </c:pt>
                <c:pt idx="185">
                  <c:v>610</c:v>
                </c:pt>
                <c:pt idx="186">
                  <c:v>420</c:v>
                </c:pt>
                <c:pt idx="187">
                  <c:v>535</c:v>
                </c:pt>
                <c:pt idx="188">
                  <c:v>690</c:v>
                </c:pt>
                <c:pt idx="189">
                  <c:v>495</c:v>
                </c:pt>
                <c:pt idx="190">
                  <c:v>500</c:v>
                </c:pt>
                <c:pt idx="191">
                  <c:v>515</c:v>
                </c:pt>
                <c:pt idx="192">
                  <c:v>500</c:v>
                </c:pt>
                <c:pt idx="193">
                  <c:v>680</c:v>
                </c:pt>
                <c:pt idx="194">
                  <c:v>730</c:v>
                </c:pt>
                <c:pt idx="195">
                  <c:v>500</c:v>
                </c:pt>
                <c:pt idx="196">
                  <c:v>590</c:v>
                </c:pt>
                <c:pt idx="197">
                  <c:v>400</c:v>
                </c:pt>
                <c:pt idx="198">
                  <c:v>365</c:v>
                </c:pt>
                <c:pt idx="199">
                  <c:v>385</c:v>
                </c:pt>
                <c:pt idx="200">
                  <c:v>580</c:v>
                </c:pt>
                <c:pt idx="201">
                  <c:v>630</c:v>
                </c:pt>
                <c:pt idx="202">
                  <c:v>455</c:v>
                </c:pt>
                <c:pt idx="203">
                  <c:v>575</c:v>
                </c:pt>
                <c:pt idx="204">
                  <c:v>620</c:v>
                </c:pt>
                <c:pt idx="205">
                  <c:v>715</c:v>
                </c:pt>
                <c:pt idx="206">
                  <c:v>525</c:v>
                </c:pt>
                <c:pt idx="207">
                  <c:v>575</c:v>
                </c:pt>
                <c:pt idx="208">
                  <c:v>590</c:v>
                </c:pt>
                <c:pt idx="209">
                  <c:v>500</c:v>
                </c:pt>
                <c:pt idx="210">
                  <c:v>535</c:v>
                </c:pt>
                <c:pt idx="211">
                  <c:v>575</c:v>
                </c:pt>
                <c:pt idx="212">
                  <c:v>560</c:v>
                </c:pt>
                <c:pt idx="213">
                  <c:v>485</c:v>
                </c:pt>
                <c:pt idx="214">
                  <c:v>550</c:v>
                </c:pt>
                <c:pt idx="215">
                  <c:v>475</c:v>
                </c:pt>
              </c:numCache>
            </c:numRef>
          </c:yVal>
          <c:smooth val="0"/>
          <c:extLst>
            <c:ext xmlns:c16="http://schemas.microsoft.com/office/drawing/2014/chart" uri="{C3380CC4-5D6E-409C-BE32-E72D297353CC}">
              <c16:uniqueId val="{00000001-C086-4DDF-A350-1415CC0134A2}"/>
            </c:ext>
          </c:extLst>
        </c:ser>
        <c:dLbls>
          <c:showLegendKey val="0"/>
          <c:showVal val="0"/>
          <c:showCatName val="0"/>
          <c:showSerName val="0"/>
          <c:showPercent val="0"/>
          <c:showBubbleSize val="0"/>
        </c:dLbls>
        <c:axId val="100341248"/>
        <c:axId val="100347904"/>
      </c:scatterChart>
      <c:valAx>
        <c:axId val="100341248"/>
        <c:scaling>
          <c:orientation val="minMax"/>
        </c:scaling>
        <c:delete val="0"/>
        <c:axPos val="b"/>
        <c:title>
          <c:tx>
            <c:rich>
              <a:bodyPr/>
              <a:lstStyle/>
              <a:p>
                <a:pPr>
                  <a:defRPr/>
                </a:pPr>
                <a:r>
                  <a:rPr lang="en-US"/>
                  <a:t>Post orbital head length (mm)</a:t>
                </a:r>
              </a:p>
            </c:rich>
          </c:tx>
          <c:overlay val="0"/>
        </c:title>
        <c:numFmt formatCode="General" sourceLinked="1"/>
        <c:majorTickMark val="out"/>
        <c:minorTickMark val="none"/>
        <c:tickLblPos val="nextTo"/>
        <c:crossAx val="100347904"/>
        <c:crosses val="autoZero"/>
        <c:crossBetween val="midCat"/>
      </c:valAx>
      <c:valAx>
        <c:axId val="100347904"/>
        <c:scaling>
          <c:orientation val="minMax"/>
        </c:scaling>
        <c:delete val="0"/>
        <c:axPos val="l"/>
        <c:majorGridlines/>
        <c:title>
          <c:tx>
            <c:rich>
              <a:bodyPr rot="-5400000" vert="horz"/>
              <a:lstStyle/>
              <a:p>
                <a:pPr>
                  <a:defRPr/>
                </a:pPr>
                <a:r>
                  <a:rPr lang="en-US"/>
                  <a:t>Fork length (mm to closest 1/2 cm)</a:t>
                </a:r>
              </a:p>
            </c:rich>
          </c:tx>
          <c:overlay val="0"/>
        </c:title>
        <c:numFmt formatCode="General" sourceLinked="1"/>
        <c:majorTickMark val="out"/>
        <c:minorTickMark val="none"/>
        <c:tickLblPos val="nextTo"/>
        <c:crossAx val="100341248"/>
        <c:crosses val="autoZero"/>
        <c:crossBetween val="midCat"/>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0</TotalTime>
  <Pages>11</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Lacko, Lisa</cp:lastModifiedBy>
  <cp:revision>2</cp:revision>
  <dcterms:created xsi:type="dcterms:W3CDTF">2020-01-08T14:22:00Z</dcterms:created>
  <dcterms:modified xsi:type="dcterms:W3CDTF">2020-01-08T14:22:00Z</dcterms:modified>
</cp:coreProperties>
</file>